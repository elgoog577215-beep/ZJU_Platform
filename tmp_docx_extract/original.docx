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C5CF1" w14:textId="77777777" w:rsidR="008A43F3" w:rsidRDefault="008A43F3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5FB65201" w14:textId="77777777" w:rsidR="008A43F3" w:rsidRDefault="008A43F3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7074E300" w14:textId="77777777" w:rsidR="008A43F3" w:rsidRDefault="008A43F3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4F3573C1" w14:textId="77777777" w:rsidR="008A43F3" w:rsidRDefault="00A45C55">
      <w:pPr>
        <w:autoSpaceDE w:val="0"/>
        <w:spacing w:line="360" w:lineRule="auto"/>
        <w:jc w:val="center"/>
        <w:rPr>
          <w:rFonts w:ascii="华文中宋" w:eastAsia="华文中宋" w:hAnsi="华文中宋"/>
          <w:b/>
          <w:sz w:val="48"/>
          <w:szCs w:val="48"/>
        </w:rPr>
      </w:pPr>
      <w:bookmarkStart w:id="0" w:name="_Toc493865557"/>
      <w:bookmarkStart w:id="1" w:name="_Toc494139708"/>
      <w:r>
        <w:rPr>
          <w:rFonts w:ascii="华文中宋" w:eastAsia="华文中宋" w:hAnsi="华文中宋" w:hint="eastAsia"/>
          <w:b/>
          <w:sz w:val="48"/>
          <w:szCs w:val="48"/>
        </w:rPr>
        <w:t>中国高校产学研创新基金</w:t>
      </w:r>
    </w:p>
    <w:p w14:paraId="50A69D96" w14:textId="77777777" w:rsidR="008A43F3" w:rsidRDefault="00A45C55">
      <w:pPr>
        <w:autoSpaceDE w:val="0"/>
        <w:spacing w:line="360" w:lineRule="auto"/>
        <w:jc w:val="center"/>
        <w:rPr>
          <w:rFonts w:ascii="华文中宋" w:eastAsia="华文中宋" w:hAnsi="华文中宋" w:cs="微软雅黑"/>
          <w:b/>
          <w:color w:val="000000"/>
          <w:sz w:val="52"/>
          <w:szCs w:val="52"/>
        </w:rPr>
      </w:pPr>
      <w:r>
        <w:rPr>
          <w:rFonts w:ascii="华文中宋" w:eastAsia="华文中宋" w:hAnsi="华文中宋" w:hint="eastAsia"/>
          <w:b/>
          <w:sz w:val="48"/>
          <w:szCs w:val="48"/>
        </w:rPr>
        <w:t>申请书</w:t>
      </w:r>
      <w:bookmarkEnd w:id="0"/>
      <w:bookmarkEnd w:id="1"/>
    </w:p>
    <w:p w14:paraId="22F8619B" w14:textId="77777777" w:rsidR="008A43F3" w:rsidRDefault="008A43F3">
      <w:pPr>
        <w:autoSpaceDE w:val="0"/>
        <w:spacing w:line="360" w:lineRule="auto"/>
        <w:rPr>
          <w:rFonts w:ascii="宋体" w:hAnsi="宋体" w:cs="黑体"/>
          <w:b/>
          <w:sz w:val="30"/>
          <w:szCs w:val="30"/>
        </w:rPr>
      </w:pPr>
    </w:p>
    <w:p w14:paraId="2DC5302E" w14:textId="77777777" w:rsidR="008A43F3" w:rsidRDefault="008A43F3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00D62962" w14:textId="77777777" w:rsidR="008A43F3" w:rsidRDefault="008A43F3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32FE51D2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/>
          <w:b/>
          <w:color w:val="000000"/>
          <w:kern w:val="0"/>
          <w:sz w:val="30"/>
          <w:szCs w:val="30"/>
        </w:rPr>
        <w:t>课题类型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：新一代信息技术创新项目</w:t>
      </w:r>
    </w:p>
    <w:p w14:paraId="6195A820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课题名称：</w:t>
      </w:r>
      <w:proofErr w:type="gramStart"/>
      <w:r>
        <w:rPr>
          <w:rFonts w:ascii="宋体" w:hAnsi="宋体" w:cs="宋体" w:hint="eastAsia"/>
          <w:b/>
          <w:sz w:val="28"/>
          <w:szCs w:val="28"/>
        </w:rPr>
        <w:t>拓途浙享</w:t>
      </w:r>
      <w:proofErr w:type="gramEnd"/>
      <w:r>
        <w:rPr>
          <w:rFonts w:ascii="微软雅黑" w:eastAsia="微软雅黑" w:hAnsi="微软雅黑" w:cs="微软雅黑" w:hint="eastAsia"/>
          <w:b/>
          <w:sz w:val="28"/>
          <w:szCs w:val="28"/>
        </w:rPr>
        <w:t>·</w:t>
      </w:r>
      <w:r>
        <w:rPr>
          <w:rFonts w:ascii="宋体" w:hAnsi="宋体" w:cs="宋体" w:hint="eastAsia"/>
          <w:b/>
          <w:sz w:val="28"/>
          <w:szCs w:val="28"/>
        </w:rPr>
        <w:t>素质拓展信息智能检索平台</w:t>
      </w:r>
    </w:p>
    <w:p w14:paraId="455FB9DD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负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 xml:space="preserve"> 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责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 xml:space="preserve"> 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人：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应奇</w:t>
      </w:r>
    </w:p>
    <w:p w14:paraId="046A3A8A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学校名称：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浙江大学</w:t>
      </w:r>
    </w:p>
    <w:p w14:paraId="7A547F25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所在院系：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人工智能学院</w:t>
      </w:r>
    </w:p>
    <w:p w14:paraId="169EA56E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项目类型：重点项目</w:t>
      </w:r>
      <w:r>
        <w:rPr>
          <w:rFonts w:ascii="宋体" w:hAnsi="宋体" w:hint="eastAsia"/>
          <w:b/>
          <w:color w:val="000000"/>
          <w:sz w:val="30"/>
          <w:szCs w:val="30"/>
        </w:rPr>
        <w:t>☑</w:t>
      </w:r>
      <w:r>
        <w:rPr>
          <w:rFonts w:ascii="宋体" w:hAnsi="宋体" w:hint="eastAsia"/>
          <w:b/>
          <w:color w:val="000000"/>
          <w:sz w:val="30"/>
          <w:szCs w:val="30"/>
        </w:rPr>
        <w:t xml:space="preserve">   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一般项目</w:t>
      </w:r>
      <w:r>
        <w:rPr>
          <w:rFonts w:ascii="宋体" w:hAnsi="宋体" w:hint="eastAsia"/>
          <w:b/>
          <w:color w:val="000000"/>
          <w:sz w:val="30"/>
          <w:szCs w:val="30"/>
        </w:rPr>
        <w:t>□</w:t>
      </w:r>
    </w:p>
    <w:p w14:paraId="5F3D3185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填报日期：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2026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年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6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月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15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日</w:t>
      </w:r>
    </w:p>
    <w:p w14:paraId="49A19CDF" w14:textId="77777777" w:rsidR="008A43F3" w:rsidRDefault="008A43F3">
      <w:pPr>
        <w:autoSpaceDE w:val="0"/>
        <w:spacing w:line="360" w:lineRule="auto"/>
        <w:ind w:left="102" w:hangingChars="34" w:hanging="102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580C03E2" w14:textId="77777777" w:rsidR="008A43F3" w:rsidRDefault="008A43F3">
      <w:pPr>
        <w:autoSpaceDE w:val="0"/>
        <w:spacing w:line="360" w:lineRule="auto"/>
        <w:ind w:left="102" w:hangingChars="34" w:hanging="102"/>
        <w:rPr>
          <w:rFonts w:ascii="宋体" w:hAnsi="宋体" w:cs="微软雅黑"/>
          <w:color w:val="000000"/>
          <w:sz w:val="30"/>
          <w:szCs w:val="30"/>
        </w:rPr>
      </w:pPr>
    </w:p>
    <w:p w14:paraId="5FFDCC04" w14:textId="77777777" w:rsidR="008A43F3" w:rsidRDefault="008A43F3">
      <w:pPr>
        <w:autoSpaceDE w:val="0"/>
        <w:spacing w:line="360" w:lineRule="auto"/>
        <w:ind w:left="102" w:hangingChars="34" w:hanging="102"/>
        <w:rPr>
          <w:rFonts w:ascii="宋体" w:hAnsi="宋体" w:cs="微软雅黑"/>
          <w:color w:val="000000"/>
          <w:sz w:val="30"/>
          <w:szCs w:val="30"/>
        </w:rPr>
      </w:pPr>
    </w:p>
    <w:p w14:paraId="2688AA45" w14:textId="77777777" w:rsidR="008A43F3" w:rsidRDefault="00A45C55">
      <w:pPr>
        <w:autoSpaceDE w:val="0"/>
        <w:spacing w:line="360" w:lineRule="auto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教育部高等学校科学研究发展中心</w:t>
      </w:r>
    </w:p>
    <w:p w14:paraId="63F8D35C" w14:textId="77777777" w:rsidR="008A43F3" w:rsidRDefault="00A45C55">
      <w:pPr>
        <w:autoSpaceDE w:val="0"/>
        <w:spacing w:line="360" w:lineRule="auto"/>
        <w:ind w:left="2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202</w:t>
      </w:r>
      <w:r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  <w:t>5</w:t>
      </w: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年</w:t>
      </w:r>
      <w:r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  <w:t>12</w:t>
      </w: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月制</w:t>
      </w:r>
      <w:bookmarkStart w:id="2" w:name="_Toc494139711"/>
    </w:p>
    <w:p w14:paraId="5BD15666" w14:textId="77777777" w:rsidR="008A43F3" w:rsidRDefault="008A43F3">
      <w:pPr>
        <w:autoSpaceDE w:val="0"/>
        <w:spacing w:line="360" w:lineRule="auto"/>
        <w:ind w:left="2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</w:pPr>
    </w:p>
    <w:p w14:paraId="08EC6911" w14:textId="77777777" w:rsidR="008A43F3" w:rsidRDefault="00A45C55">
      <w:pPr>
        <w:autoSpaceDE w:val="0"/>
        <w:spacing w:afterLines="50" w:after="156" w:line="56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一、课题基本信息表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2552"/>
        <w:gridCol w:w="1417"/>
        <w:gridCol w:w="2439"/>
      </w:tblGrid>
      <w:tr w:rsidR="008A43F3" w14:paraId="5DECFF9D" w14:textId="77777777">
        <w:trPr>
          <w:cantSplit/>
          <w:trHeight w:val="978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8754C4" w14:textId="77777777" w:rsidR="008A43F3" w:rsidRDefault="00A45C5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课题信息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BC7C3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申请课题名称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B2E53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proofErr w:type="gramStart"/>
            <w:r>
              <w:rPr>
                <w:rFonts w:ascii="宋体" w:hAnsi="宋体" w:cs="宋体" w:hint="eastAsia"/>
                <w:bCs/>
                <w:sz w:val="24"/>
              </w:rPr>
              <w:t>拓途浙享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24"/>
              </w:rPr>
              <w:t>·</w:t>
            </w:r>
            <w:r>
              <w:rPr>
                <w:rFonts w:ascii="宋体" w:hAnsi="宋体" w:cs="宋体" w:hint="eastAsia"/>
                <w:bCs/>
                <w:sz w:val="24"/>
              </w:rPr>
              <w:t>素质拓展信息智能检索平台</w:t>
            </w:r>
          </w:p>
        </w:tc>
      </w:tr>
      <w:tr w:rsidR="008A43F3" w14:paraId="576C4A38" w14:textId="77777777">
        <w:trPr>
          <w:cantSplit/>
          <w:trHeight w:val="553"/>
        </w:trPr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172597" w14:textId="77777777" w:rsidR="008A43F3" w:rsidRDefault="008A43F3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FFD9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申请指南编号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1A8D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A10</w:t>
            </w:r>
          </w:p>
        </w:tc>
      </w:tr>
      <w:tr w:rsidR="008A43F3" w14:paraId="3F93962D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82C9E" w14:textId="77777777" w:rsidR="008A43F3" w:rsidRDefault="008A43F3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4A747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课题执行时间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22EA0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</w:t>
            </w:r>
            <w:r>
              <w:rPr>
                <w:rFonts w:ascii="宋体" w:hAnsi="宋体"/>
                <w:sz w:val="24"/>
              </w:rPr>
              <w:t>6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>9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日至</w:t>
            </w:r>
            <w:r>
              <w:rPr>
                <w:rFonts w:ascii="宋体" w:hAnsi="宋体" w:hint="eastAsia"/>
                <w:sz w:val="24"/>
              </w:rPr>
              <w:t>202</w:t>
            </w:r>
            <w:r>
              <w:rPr>
                <w:rFonts w:ascii="宋体" w:hAnsi="宋体"/>
                <w:sz w:val="24"/>
              </w:rPr>
              <w:t>7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>8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ascii="宋体" w:hAnsi="宋体" w:hint="eastAsia"/>
                <w:sz w:val="24"/>
              </w:rPr>
              <w:t>31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 w:rsidR="008A43F3" w14:paraId="7F13737E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52553" w14:textId="77777777" w:rsidR="008A43F3" w:rsidRDefault="008A43F3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5A6FD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课题</w:t>
            </w:r>
            <w:r>
              <w:rPr>
                <w:rFonts w:ascii="宋体" w:hAnsi="宋体"/>
                <w:sz w:val="24"/>
              </w:rPr>
              <w:t>申请经费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3F67A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5</w:t>
            </w:r>
            <w:r>
              <w:rPr>
                <w:rFonts w:ascii="宋体" w:hAnsi="宋体" w:hint="eastAsia"/>
                <w:bCs/>
                <w:sz w:val="24"/>
              </w:rPr>
              <w:t>万元</w:t>
            </w:r>
          </w:p>
        </w:tc>
      </w:tr>
      <w:tr w:rsidR="008A43F3" w14:paraId="7419B962" w14:textId="77777777">
        <w:trPr>
          <w:cantSplit/>
          <w:trHeight w:val="510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42AC6D" w14:textId="77777777" w:rsidR="008A43F3" w:rsidRDefault="00A45C5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课题负责人信息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D8A9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名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BB200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应奇</w:t>
            </w:r>
            <w:proofErr w:type="gram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8ABB4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性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ascii="宋体" w:hAnsi="宋体"/>
                <w:sz w:val="24"/>
              </w:rPr>
              <w:t>别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DC0E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男</w:t>
            </w:r>
          </w:p>
        </w:tc>
      </w:tr>
      <w:tr w:rsidR="008A43F3" w14:paraId="5BA02760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9DC90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F52C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出生日期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8A884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2007-01-30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59736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最终学位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C27D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6732373B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37248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F6EB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技术职称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46924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266C4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行政职务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D3B20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7BC6FFAE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DAEE6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B6693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专业名称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AF802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94010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移动电话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B8FC4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68227A03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BC03B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A6164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电子信箱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6F786" w14:textId="77777777" w:rsidR="008A43F3" w:rsidRDefault="008A43F3">
            <w:pPr>
              <w:jc w:val="left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179FD757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FB6FC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B989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通信地址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AD2A5" w14:textId="77777777" w:rsidR="008A43F3" w:rsidRDefault="008A43F3">
            <w:pPr>
              <w:jc w:val="left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5F0B7D3E" w14:textId="77777777">
        <w:trPr>
          <w:cantSplit/>
          <w:trHeight w:val="510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4DE73" w14:textId="77777777" w:rsidR="008A43F3" w:rsidRDefault="00A45C5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学校信息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6C44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学校名称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DF12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浙江大学</w:t>
            </w:r>
          </w:p>
        </w:tc>
      </w:tr>
      <w:tr w:rsidR="008A43F3" w14:paraId="5008CC97" w14:textId="77777777">
        <w:trPr>
          <w:cantSplit/>
          <w:trHeight w:val="51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0AD35" w14:textId="77777777" w:rsidR="008A43F3" w:rsidRDefault="008A43F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91A37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学校类型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FF6D" w14:textId="77777777" w:rsidR="008A43F3" w:rsidRDefault="00A45C55">
            <w:pPr>
              <w:ind w:leftChars="400" w:left="84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30"/>
                <w:szCs w:val="30"/>
              </w:rPr>
              <w:t>☑</w:t>
            </w: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ascii="宋体" w:hAnsi="宋体"/>
                <w:bCs/>
                <w:sz w:val="24"/>
              </w:rPr>
              <w:t>普通</w:t>
            </w:r>
            <w:r>
              <w:rPr>
                <w:rFonts w:ascii="宋体" w:hAnsi="宋体" w:hint="eastAsia"/>
                <w:bCs/>
                <w:sz w:val="24"/>
              </w:rPr>
              <w:t>本科院校</w:t>
            </w:r>
          </w:p>
        </w:tc>
      </w:tr>
      <w:tr w:rsidR="008A43F3" w14:paraId="05346D3A" w14:textId="77777777">
        <w:trPr>
          <w:cantSplit/>
          <w:trHeight w:val="51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AE72" w14:textId="77777777" w:rsidR="008A43F3" w:rsidRDefault="008A43F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A3357" w14:textId="77777777" w:rsidR="008A43F3" w:rsidRDefault="008A43F3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0680B" w14:textId="77777777" w:rsidR="008A43F3" w:rsidRDefault="00A45C55">
            <w:pPr>
              <w:spacing w:line="360" w:lineRule="auto"/>
              <w:ind w:firstLineChars="400" w:firstLine="96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 xml:space="preserve">□   </w:t>
            </w:r>
            <w:r>
              <w:rPr>
                <w:rFonts w:ascii="宋体" w:hAnsi="宋体" w:hint="eastAsia"/>
                <w:sz w:val="24"/>
              </w:rPr>
              <w:t>高等职业院校</w:t>
            </w:r>
          </w:p>
        </w:tc>
      </w:tr>
      <w:tr w:rsidR="008A43F3" w14:paraId="50C67BF1" w14:textId="77777777">
        <w:trPr>
          <w:cantSplit/>
          <w:trHeight w:val="5887"/>
        </w:trPr>
        <w:tc>
          <w:tcPr>
            <w:tcW w:w="878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0E08" w14:textId="77777777" w:rsidR="008A43F3" w:rsidRDefault="00A45C55">
            <w:pPr>
              <w:spacing w:line="360" w:lineRule="exac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申请课题简介（不超过</w:t>
            </w:r>
            <w:r>
              <w:rPr>
                <w:rFonts w:ascii="宋体" w:hAnsi="宋体" w:hint="eastAsia"/>
                <w:b/>
                <w:sz w:val="24"/>
              </w:rPr>
              <w:t>500</w:t>
            </w:r>
            <w:r>
              <w:rPr>
                <w:rFonts w:ascii="宋体" w:hAnsi="宋体" w:hint="eastAsia"/>
                <w:b/>
                <w:sz w:val="24"/>
              </w:rPr>
              <w:t>字）：</w:t>
            </w:r>
          </w:p>
          <w:p w14:paraId="3EDA1914" w14:textId="77777777" w:rsidR="008A43F3" w:rsidRDefault="00A45C55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本项目</w:t>
            </w:r>
            <w:commentRangeStart w:id="3"/>
            <w:r>
              <w:rPr>
                <w:rFonts w:hint="eastAsia"/>
                <w:bCs/>
                <w:sz w:val="24"/>
              </w:rPr>
              <w:t>依托现有</w:t>
            </w:r>
            <w:del w:id="4" w:author="csp" w:date="2026-06-16T15:43:00Z">
              <w:r w:rsidDel="00BE2FBD">
                <w:rPr>
                  <w:rFonts w:hint="eastAsia"/>
                  <w:bCs/>
                  <w:sz w:val="24"/>
                </w:rPr>
                <w:delText xml:space="preserve"> </w:delText>
              </w:r>
            </w:del>
            <w:r>
              <w:rPr>
                <w:rFonts w:hint="eastAsia"/>
                <w:bCs/>
                <w:sz w:val="24"/>
              </w:rPr>
              <w:t>“拓途浙享”</w:t>
            </w:r>
            <w:del w:id="5" w:author="csp" w:date="2026-06-16T15:42:00Z">
              <w:r w:rsidDel="00BE2FBD">
                <w:rPr>
                  <w:rFonts w:hint="eastAsia"/>
                  <w:bCs/>
                  <w:sz w:val="24"/>
                </w:rPr>
                <w:delText xml:space="preserve"> </w:delText>
              </w:r>
            </w:del>
            <w:r>
              <w:rPr>
                <w:rFonts w:hint="eastAsia"/>
                <w:bCs/>
                <w:sz w:val="24"/>
              </w:rPr>
              <w:t>校园信息平台基础</w:t>
            </w:r>
            <w:commentRangeEnd w:id="3"/>
            <w:r w:rsidR="00BE2FBD">
              <w:rPr>
                <w:rStyle w:val="af0"/>
              </w:rPr>
              <w:commentReference w:id="3"/>
            </w:r>
            <w:r>
              <w:rPr>
                <w:rFonts w:hint="eastAsia"/>
                <w:bCs/>
                <w:sz w:val="24"/>
              </w:rPr>
              <w:t>，紧扣基于多</w:t>
            </w:r>
            <w:proofErr w:type="gramStart"/>
            <w:r>
              <w:rPr>
                <w:rFonts w:hint="eastAsia"/>
                <w:bCs/>
                <w:sz w:val="24"/>
              </w:rPr>
              <w:t>源数据</w:t>
            </w:r>
            <w:proofErr w:type="gramEnd"/>
            <w:r>
              <w:rPr>
                <w:rFonts w:hint="eastAsia"/>
                <w:bCs/>
                <w:sz w:val="24"/>
              </w:rPr>
              <w:t>融合的高校教育质量评估体系及制度创新研究方向（</w:t>
            </w:r>
            <w:r>
              <w:rPr>
                <w:rFonts w:hint="eastAsia"/>
                <w:bCs/>
                <w:sz w:val="24"/>
              </w:rPr>
              <w:t>A10-2</w:t>
            </w:r>
            <w:r>
              <w:rPr>
                <w:rFonts w:hint="eastAsia"/>
                <w:bCs/>
                <w:sz w:val="24"/>
              </w:rPr>
              <w:t>），聚焦当前高校校园信息分散、数据孤岛、信息获取效率低、校园数据价值未充分挖掘等痛点。</w:t>
            </w:r>
          </w:p>
          <w:p w14:paraId="5000FBBE" w14:textId="5A4C4FF0" w:rsidR="008A43F3" w:rsidRDefault="00A45C55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项目结合大数据、人工智能、</w:t>
            </w:r>
            <w:r>
              <w:rPr>
                <w:rFonts w:hint="eastAsia"/>
                <w:bCs/>
                <w:sz w:val="24"/>
              </w:rPr>
              <w:t>Web</w:t>
            </w:r>
            <w:del w:id="6" w:author="csp" w:date="2026-06-16T15:42:00Z">
              <w:r w:rsidDel="00BE2FBD">
                <w:rPr>
                  <w:rFonts w:hint="eastAsia"/>
                  <w:bCs/>
                  <w:sz w:val="24"/>
                </w:rPr>
                <w:delText xml:space="preserve"> </w:delText>
              </w:r>
            </w:del>
            <w:r>
              <w:rPr>
                <w:rFonts w:hint="eastAsia"/>
                <w:bCs/>
                <w:sz w:val="24"/>
              </w:rPr>
              <w:t>开发等技术，整合</w:t>
            </w:r>
            <w:r>
              <w:rPr>
                <w:rFonts w:hint="eastAsia"/>
                <w:bCs/>
                <w:sz w:val="24"/>
              </w:rPr>
              <w:t>校内教务、社团、讲座、竞赛、志愿服务等多类信息数据，搭建一体化校园信息检索与服务</w:t>
            </w:r>
            <w:commentRangeStart w:id="7"/>
            <w:r>
              <w:rPr>
                <w:rFonts w:hint="eastAsia"/>
                <w:bCs/>
                <w:sz w:val="24"/>
              </w:rPr>
              <w:t>平台</w:t>
            </w:r>
            <w:commentRangeEnd w:id="7"/>
            <w:r w:rsidR="0094340B">
              <w:rPr>
                <w:rStyle w:val="af0"/>
              </w:rPr>
              <w:commentReference w:id="7"/>
            </w:r>
            <w:del w:id="8" w:author="csp" w:date="2026-06-16T15:44:00Z">
              <w:r w:rsidDel="0094340B">
                <w:rPr>
                  <w:rFonts w:hint="eastAsia"/>
                  <w:bCs/>
                  <w:sz w:val="24"/>
                </w:rPr>
                <w:delText>，</w:delText>
              </w:r>
            </w:del>
            <w:ins w:id="9" w:author="csp" w:date="2026-06-16T15:44:00Z">
              <w:r w:rsidR="0094340B">
                <w:rPr>
                  <w:rFonts w:hint="eastAsia"/>
                  <w:bCs/>
                  <w:sz w:val="24"/>
                </w:rPr>
                <w:t>；</w:t>
              </w:r>
            </w:ins>
            <w:r>
              <w:rPr>
                <w:rFonts w:hint="eastAsia"/>
                <w:bCs/>
                <w:sz w:val="24"/>
              </w:rPr>
              <w:t>同时基于平台运行数据开展校园服务、学生活动、教育质量相关分析，形成可落地的评估</w:t>
            </w:r>
            <w:commentRangeStart w:id="10"/>
            <w:r>
              <w:rPr>
                <w:rFonts w:hint="eastAsia"/>
                <w:bCs/>
                <w:sz w:val="24"/>
              </w:rPr>
              <w:t>体系</w:t>
            </w:r>
            <w:commentRangeEnd w:id="10"/>
            <w:r w:rsidR="0094340B">
              <w:rPr>
                <w:rStyle w:val="af0"/>
              </w:rPr>
              <w:commentReference w:id="10"/>
            </w:r>
            <w:r>
              <w:rPr>
                <w:rFonts w:hint="eastAsia"/>
                <w:bCs/>
                <w:sz w:val="24"/>
              </w:rPr>
              <w:t>。</w:t>
            </w:r>
            <w:commentRangeStart w:id="11"/>
            <w:r>
              <w:rPr>
                <w:rFonts w:hint="eastAsia"/>
                <w:bCs/>
                <w:sz w:val="24"/>
              </w:rPr>
              <w:t>项目将完善平台自动化采集、</w:t>
            </w:r>
            <w:r>
              <w:rPr>
                <w:rFonts w:hint="eastAsia"/>
                <w:bCs/>
                <w:sz w:val="24"/>
              </w:rPr>
              <w:t xml:space="preserve">AI </w:t>
            </w:r>
            <w:r>
              <w:rPr>
                <w:rFonts w:hint="eastAsia"/>
                <w:bCs/>
                <w:sz w:val="24"/>
              </w:rPr>
              <w:t>智能检索、个性化推荐功能，构建师生共建共享运营模式，同步沉淀技术教程与实践案例。</w:t>
            </w:r>
            <w:commentRangeEnd w:id="11"/>
            <w:r w:rsidR="0094340B">
              <w:rPr>
                <w:rStyle w:val="af0"/>
              </w:rPr>
              <w:commentReference w:id="11"/>
            </w:r>
            <w:r>
              <w:rPr>
                <w:rFonts w:hint="eastAsia"/>
                <w:bCs/>
                <w:sz w:val="24"/>
              </w:rPr>
              <w:t>研</w:t>
            </w:r>
            <w:r>
              <w:rPr>
                <w:rFonts w:hint="eastAsia"/>
                <w:bCs/>
                <w:sz w:val="24"/>
              </w:rPr>
              <w:t>究成果可应用于智慧校园建设、校园服务优化、教育质量动态评估，具备较强实用性与可复制性，可为同类高校信息化建设提供参考范例。</w:t>
            </w:r>
          </w:p>
        </w:tc>
      </w:tr>
    </w:tbl>
    <w:p w14:paraId="698DB72C" w14:textId="77777777" w:rsidR="008A43F3" w:rsidRDefault="008A43F3">
      <w:pPr>
        <w:pStyle w:val="21"/>
        <w:keepNext w:val="0"/>
        <w:keepLines w:val="0"/>
        <w:spacing w:before="0" w:afterLines="50" w:after="156"/>
        <w:ind w:left="0"/>
        <w:jc w:val="both"/>
        <w:rPr>
          <w:rFonts w:ascii="宋体" w:eastAsia="宋体" w:hAnsi="宋体"/>
          <w:b/>
          <w:sz w:val="18"/>
          <w:szCs w:val="18"/>
        </w:rPr>
        <w:sectPr w:rsidR="008A43F3">
          <w:footerReference w:type="default" r:id="rId12"/>
          <w:pgSz w:w="11906" w:h="16838"/>
          <w:pgMar w:top="1440" w:right="1588" w:bottom="1440" w:left="1588" w:header="851" w:footer="992" w:gutter="0"/>
          <w:cols w:space="720"/>
          <w:docGrid w:type="lines" w:linePitch="312"/>
        </w:sectPr>
      </w:pPr>
      <w:bookmarkStart w:id="12" w:name="_Toc494139713"/>
      <w:bookmarkEnd w:id="2"/>
    </w:p>
    <w:bookmarkEnd w:id="12"/>
    <w:p w14:paraId="7CB8FF07" w14:textId="77777777" w:rsidR="008A43F3" w:rsidRDefault="00A45C55">
      <w:pPr>
        <w:pStyle w:val="21"/>
        <w:keepNext w:val="0"/>
        <w:keepLines w:val="0"/>
        <w:spacing w:before="0" w:after="0"/>
        <w:ind w:left="0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lastRenderedPageBreak/>
        <w:t>二</w:t>
      </w:r>
      <w:r>
        <w:rPr>
          <w:rFonts w:ascii="宋体" w:eastAsia="宋体" w:hAnsi="宋体" w:hint="eastAsia"/>
          <w:b/>
          <w:sz w:val="28"/>
          <w:szCs w:val="28"/>
        </w:rPr>
        <w:t>、</w:t>
      </w:r>
      <w:r>
        <w:rPr>
          <w:rFonts w:ascii="宋体" w:eastAsia="宋体" w:hAnsi="宋体" w:hint="eastAsia"/>
          <w:b/>
          <w:snapToGrid w:val="0"/>
          <w:kern w:val="0"/>
          <w:sz w:val="28"/>
          <w:szCs w:val="28"/>
        </w:rPr>
        <w:t>课题组负责人和主要参加人员情况表</w:t>
      </w:r>
    </w:p>
    <w:tbl>
      <w:tblPr>
        <w:tblW w:w="14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1358"/>
        <w:gridCol w:w="1504"/>
        <w:gridCol w:w="1898"/>
        <w:gridCol w:w="2535"/>
        <w:gridCol w:w="5124"/>
        <w:gridCol w:w="1563"/>
      </w:tblGrid>
      <w:tr w:rsidR="008A43F3" w14:paraId="6713EE5A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CACE5" w14:textId="77777777" w:rsidR="008A43F3" w:rsidRDefault="00A45C55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1C90C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姓名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AB4DC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出生年月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96484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技术职称</w:t>
            </w:r>
            <w:r>
              <w:rPr>
                <w:rFonts w:ascii="宋体" w:hAnsi="宋体" w:hint="eastAsia"/>
                <w:b/>
                <w:szCs w:val="21"/>
              </w:rPr>
              <w:t>/</w:t>
            </w:r>
            <w:r>
              <w:rPr>
                <w:rFonts w:ascii="宋体" w:hAnsi="宋体" w:hint="eastAsia"/>
                <w:b/>
                <w:szCs w:val="21"/>
              </w:rPr>
              <w:t>学位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1FAE3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所在</w:t>
            </w:r>
            <w:r>
              <w:rPr>
                <w:rFonts w:ascii="宋体" w:hAnsi="宋体"/>
                <w:b/>
                <w:szCs w:val="21"/>
              </w:rPr>
              <w:t>单位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B5A0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在本课题中承担的工作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E88D3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签字</w:t>
            </w:r>
          </w:p>
        </w:tc>
      </w:tr>
      <w:tr w:rsidR="008A43F3" w14:paraId="62C79A8B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BDB86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15B94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应奇</w:t>
            </w:r>
            <w:proofErr w:type="gramEnd"/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30394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2007-01-30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D01D5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本科在读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23A4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浙江大学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02D90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聚焦技术全流程，匹配项目开发核心工作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09EC5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42610A41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C26E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BA12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栾秀爽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222A7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2007-02-28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81989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本科在读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897CD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浙江大学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47735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负责运营、数据、文案、对外辅助等综合事务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DD6AA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6590F59C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338EE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BC9B9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667B7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C973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DFED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810C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4A37E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4500B913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B3D8A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47EC5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028C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932A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8509C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94FC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58C3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36DF89FF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8F65A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FBC7B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E6FBC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149DA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AFFC5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2FEA9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067EB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080609EE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DD92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9ED0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E7DB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8CE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E892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068D8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311FF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6AB79BF8" w14:textId="77777777" w:rsidR="008A43F3" w:rsidRDefault="008A43F3"/>
    <w:p w14:paraId="20E75A64" w14:textId="77777777" w:rsidR="008A43F3" w:rsidRDefault="008A43F3">
      <w:pPr>
        <w:pStyle w:val="21"/>
        <w:spacing w:before="0" w:afterLines="50" w:after="156"/>
        <w:ind w:left="0"/>
        <w:sectPr w:rsidR="008A43F3">
          <w:footerReference w:type="default" r:id="rId13"/>
          <w:pgSz w:w="16838" w:h="11906" w:orient="landscape"/>
          <w:pgMar w:top="1701" w:right="1440" w:bottom="1701" w:left="1440" w:header="851" w:footer="992" w:gutter="0"/>
          <w:cols w:space="720"/>
          <w:docGrid w:type="linesAndChars" w:linePitch="312"/>
        </w:sectPr>
      </w:pPr>
      <w:bookmarkStart w:id="13" w:name="_Toc494139714"/>
    </w:p>
    <w:bookmarkEnd w:id="13"/>
    <w:p w14:paraId="66836FAA" w14:textId="77777777" w:rsidR="008A43F3" w:rsidRDefault="00A45C55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三、课题研究的目的和意义</w:t>
      </w:r>
    </w:p>
    <w:p w14:paraId="5B5FB595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本课题归属高校信息化研究领域，对应指南</w:t>
      </w:r>
      <w:r>
        <w:rPr>
          <w:rFonts w:ascii="宋体" w:hAnsi="宋体" w:hint="eastAsia"/>
          <w:color w:val="000000"/>
          <w:sz w:val="24"/>
        </w:rPr>
        <w:t xml:space="preserve"> A10-2 </w:t>
      </w:r>
      <w:r>
        <w:rPr>
          <w:rFonts w:ascii="宋体" w:hAnsi="宋体" w:hint="eastAsia"/>
          <w:color w:val="000000"/>
          <w:sz w:val="24"/>
        </w:rPr>
        <w:t>方向，核心围绕多</w:t>
      </w:r>
      <w:proofErr w:type="gramStart"/>
      <w:r>
        <w:rPr>
          <w:rFonts w:ascii="宋体" w:hAnsi="宋体" w:hint="eastAsia"/>
          <w:color w:val="000000"/>
          <w:sz w:val="24"/>
        </w:rPr>
        <w:t>源数据</w:t>
      </w:r>
      <w:proofErr w:type="gramEnd"/>
      <w:r>
        <w:rPr>
          <w:rFonts w:ascii="宋体" w:hAnsi="宋体" w:hint="eastAsia"/>
          <w:color w:val="000000"/>
          <w:sz w:val="24"/>
        </w:rPr>
        <w:t>融合技术，研究高校教育质量评估体系构建与落地应用。当前各大高校信息发布渠道繁杂，教务通知、校园活动、</w:t>
      </w:r>
      <w:proofErr w:type="gramStart"/>
      <w:r>
        <w:rPr>
          <w:rFonts w:ascii="宋体" w:hAnsi="宋体" w:hint="eastAsia"/>
          <w:color w:val="000000"/>
          <w:sz w:val="24"/>
        </w:rPr>
        <w:t>科创赛事</w:t>
      </w:r>
      <w:proofErr w:type="gramEnd"/>
      <w:r>
        <w:rPr>
          <w:rFonts w:ascii="宋体" w:hAnsi="宋体" w:hint="eastAsia"/>
          <w:color w:val="000000"/>
          <w:sz w:val="24"/>
        </w:rPr>
        <w:t>、志愿服务等数据分散在官网、公众号、社群等各类平台，形成大量数据孤岛。海量校园数据未被有效挖掘利用，不仅增加师生信息获取成本，也导致学校难以依托真实数据开展教育质量</w:t>
      </w:r>
      <w:proofErr w:type="gramStart"/>
      <w:r>
        <w:rPr>
          <w:rFonts w:ascii="宋体" w:hAnsi="宋体" w:hint="eastAsia"/>
          <w:color w:val="000000"/>
          <w:sz w:val="24"/>
        </w:rPr>
        <w:t>研</w:t>
      </w:r>
      <w:proofErr w:type="gramEnd"/>
      <w:r>
        <w:rPr>
          <w:rFonts w:ascii="宋体" w:hAnsi="宋体" w:hint="eastAsia"/>
          <w:color w:val="000000"/>
          <w:sz w:val="24"/>
        </w:rPr>
        <w:t>判、校园服务优化。</w:t>
      </w:r>
    </w:p>
    <w:p w14:paraId="01C5F365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开展本课题研究，</w:t>
      </w:r>
      <w:r>
        <w:rPr>
          <w:rFonts w:ascii="宋体" w:hAnsi="宋体" w:hint="eastAsia"/>
          <w:b/>
          <w:bCs/>
          <w:color w:val="000000"/>
          <w:sz w:val="24"/>
        </w:rPr>
        <w:t>一</w:t>
      </w:r>
      <w:r>
        <w:rPr>
          <w:rFonts w:ascii="宋体" w:hAnsi="宋体" w:hint="eastAsia"/>
          <w:color w:val="000000"/>
          <w:sz w:val="24"/>
        </w:rPr>
        <w:t>是实践层面，依托成熟的</w:t>
      </w:r>
      <w:del w:id="14" w:author="csp" w:date="2026-06-16T15:48:00Z">
        <w:r w:rsidDel="005B7666">
          <w:rPr>
            <w:rFonts w:ascii="宋体" w:hAnsi="宋体" w:hint="eastAsia"/>
            <w:color w:val="000000"/>
            <w:sz w:val="24"/>
          </w:rPr>
          <w:delText xml:space="preserve"> </w:delText>
        </w:r>
      </w:del>
      <w:r>
        <w:rPr>
          <w:rFonts w:ascii="宋体" w:hAnsi="宋体" w:hint="eastAsia"/>
          <w:color w:val="000000"/>
          <w:sz w:val="24"/>
        </w:rPr>
        <w:t>“拓途浙享”</w:t>
      </w:r>
      <w:del w:id="15" w:author="csp" w:date="2026-06-16T15:48:00Z">
        <w:r w:rsidDel="005B7666">
          <w:rPr>
            <w:rFonts w:ascii="宋体" w:hAnsi="宋体" w:hint="eastAsia"/>
            <w:color w:val="000000"/>
            <w:sz w:val="24"/>
          </w:rPr>
          <w:delText xml:space="preserve"> </w:delText>
        </w:r>
      </w:del>
      <w:r>
        <w:rPr>
          <w:rFonts w:ascii="宋体" w:hAnsi="宋体" w:hint="eastAsia"/>
          <w:color w:val="000000"/>
          <w:sz w:val="24"/>
        </w:rPr>
        <w:t>平台基础，打通校内多源数据，实现信息统一聚合、智能检索与自动化运营，打造便捷高效的智慧校园服务门户，切实提升师生校园体验。</w:t>
      </w:r>
      <w:r>
        <w:rPr>
          <w:rFonts w:ascii="宋体" w:hAnsi="宋体" w:hint="eastAsia"/>
          <w:b/>
          <w:bCs/>
          <w:color w:val="000000"/>
          <w:sz w:val="24"/>
        </w:rPr>
        <w:t>二</w:t>
      </w:r>
      <w:r>
        <w:rPr>
          <w:rFonts w:ascii="宋体" w:hAnsi="宋体" w:hint="eastAsia"/>
          <w:color w:val="000000"/>
          <w:sz w:val="24"/>
        </w:rPr>
        <w:t>是研究层面，基于</w:t>
      </w:r>
      <w:r>
        <w:rPr>
          <w:rFonts w:ascii="宋体" w:hAnsi="宋体" w:hint="eastAsia"/>
          <w:color w:val="000000"/>
          <w:sz w:val="24"/>
        </w:rPr>
        <w:t>平台沉淀的用户行为、活动参与、资源使用等数据，构建标准化教育质量评估模型与管理制度，实现教育质量动态监测、量化分析，为学校教学管理、学生培养、校园建设提供数据支撑。</w:t>
      </w:r>
      <w:r>
        <w:rPr>
          <w:rFonts w:ascii="宋体" w:hAnsi="宋体" w:hint="eastAsia"/>
          <w:b/>
          <w:bCs/>
          <w:color w:val="000000"/>
          <w:sz w:val="24"/>
        </w:rPr>
        <w:t>三</w:t>
      </w:r>
      <w:r>
        <w:rPr>
          <w:rFonts w:ascii="宋体" w:hAnsi="宋体" w:hint="eastAsia"/>
          <w:color w:val="000000"/>
          <w:sz w:val="24"/>
        </w:rPr>
        <w:t>是行业层面，总结可落地、可复制的建设与运营模式，为全国同类高校开展智慧校园建设、教育数据治理、质量评估工作提供参考案例。</w:t>
      </w:r>
    </w:p>
    <w:p w14:paraId="22170A23" w14:textId="7CB7A42C" w:rsidR="008A43F3" w:rsidDel="005B7666" w:rsidRDefault="00A45C55">
      <w:pPr>
        <w:spacing w:line="480" w:lineRule="exact"/>
        <w:ind w:firstLineChars="200" w:firstLine="480"/>
        <w:rPr>
          <w:del w:id="16" w:author="csp" w:date="2026-06-16T15:48:00Z"/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同时，课题以产学研结合模式推进，联动校内学院、社团及校外技术企业，将技术研发、校园服务、人才培养融为一体，顺应新一代信息技术与高等教育深度融合的发展趋势，具备较高的实践价值与推广意义。</w:t>
      </w:r>
    </w:p>
    <w:p w14:paraId="68ECAD24" w14:textId="77777777" w:rsidR="008A43F3" w:rsidRDefault="008A43F3" w:rsidP="005B7666">
      <w:pPr>
        <w:spacing w:line="480" w:lineRule="exact"/>
        <w:ind w:firstLineChars="200" w:firstLine="480"/>
        <w:rPr>
          <w:rFonts w:ascii="宋体" w:hAnsi="宋体"/>
          <w:sz w:val="24"/>
        </w:rPr>
        <w:pPrChange w:id="17" w:author="csp" w:date="2026-06-16T15:48:00Z">
          <w:pPr>
            <w:spacing w:line="480" w:lineRule="exact"/>
          </w:pPr>
        </w:pPrChange>
      </w:pPr>
    </w:p>
    <w:p w14:paraId="5ABB3969" w14:textId="77777777" w:rsidR="008A43F3" w:rsidRDefault="00A45C55">
      <w:pPr>
        <w:spacing w:line="480" w:lineRule="exact"/>
        <w:rPr>
          <w:rFonts w:ascii="宋体" w:hAnsi="宋体"/>
          <w:b/>
          <w:color w:val="000000"/>
          <w:sz w:val="28"/>
          <w:szCs w:val="28"/>
        </w:rPr>
      </w:pPr>
      <w:commentRangeStart w:id="18"/>
      <w:r>
        <w:rPr>
          <w:rFonts w:ascii="宋体" w:hAnsi="宋体" w:hint="eastAsia"/>
          <w:b/>
          <w:sz w:val="28"/>
          <w:szCs w:val="28"/>
        </w:rPr>
        <w:t>四、课题研究内容和工作方案</w:t>
      </w:r>
      <w:commentRangeEnd w:id="18"/>
      <w:r w:rsidR="00A500F6">
        <w:rPr>
          <w:rStyle w:val="af0"/>
        </w:rPr>
        <w:commentReference w:id="18"/>
      </w:r>
    </w:p>
    <w:p w14:paraId="5B964A3C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（一）研</w:t>
      </w:r>
      <w:r>
        <w:rPr>
          <w:rFonts w:ascii="宋体" w:hAnsi="宋体" w:hint="eastAsia"/>
          <w:b/>
          <w:bCs/>
          <w:sz w:val="24"/>
        </w:rPr>
        <w:t>究内容</w:t>
      </w:r>
    </w:p>
    <w:p w14:paraId="2FAAB883" w14:textId="77777777" w:rsidR="008A43F3" w:rsidRDefault="00A45C55">
      <w:pPr>
        <w:numPr>
          <w:ilvl w:val="0"/>
          <w:numId w:val="1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多</w:t>
      </w:r>
      <w:proofErr w:type="gramStart"/>
      <w:r>
        <w:rPr>
          <w:rFonts w:ascii="宋体" w:hAnsi="宋体" w:hint="eastAsia"/>
          <w:sz w:val="24"/>
        </w:rPr>
        <w:t>源数据</w:t>
      </w:r>
      <w:proofErr w:type="gramEnd"/>
      <w:r>
        <w:rPr>
          <w:rFonts w:ascii="宋体" w:hAnsi="宋体" w:hint="eastAsia"/>
          <w:sz w:val="24"/>
        </w:rPr>
        <w:t>融合技术研究：梳理浙江大学各类校园数据来源，制定数据采集、清洗、分类、标准化规则，解决异构数据兼容问题，实现多渠道数据统一整合</w:t>
      </w:r>
      <w:r>
        <w:rPr>
          <w:rFonts w:ascii="宋体" w:hAnsi="宋体" w:hint="eastAsia"/>
          <w:sz w:val="24"/>
        </w:rPr>
        <w:t>。</w:t>
      </w:r>
    </w:p>
    <w:p w14:paraId="437555D4" w14:textId="77777777" w:rsidR="008A43F3" w:rsidRDefault="00A45C55">
      <w:pPr>
        <w:numPr>
          <w:ilvl w:val="0"/>
          <w:numId w:val="1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校园服务平台优化：升级现有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“拓途浙享”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平台，完善自动化信息采集、</w:t>
      </w:r>
      <w:r>
        <w:rPr>
          <w:rFonts w:ascii="宋体" w:hAnsi="宋体" w:hint="eastAsia"/>
          <w:sz w:val="24"/>
        </w:rPr>
        <w:t xml:space="preserve">AI </w:t>
      </w:r>
      <w:r>
        <w:rPr>
          <w:rFonts w:ascii="宋体" w:hAnsi="宋体" w:hint="eastAsia"/>
          <w:sz w:val="24"/>
        </w:rPr>
        <w:t>智能检索、个性化推荐、用户共建等功能，提升平台稳定性与使用体验。</w:t>
      </w:r>
    </w:p>
    <w:p w14:paraId="076A7080" w14:textId="77777777" w:rsidR="008A43F3" w:rsidRDefault="00A45C55">
      <w:pPr>
        <w:numPr>
          <w:ilvl w:val="0"/>
          <w:numId w:val="1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教育质量评估体系搭建：依托平台运行数据，结合学生活动参与、资源使用、</w:t>
      </w:r>
      <w:proofErr w:type="gramStart"/>
      <w:r>
        <w:rPr>
          <w:rFonts w:ascii="宋体" w:hAnsi="宋体" w:hint="eastAsia"/>
          <w:sz w:val="24"/>
        </w:rPr>
        <w:t>科创实践</w:t>
      </w:r>
      <w:proofErr w:type="gramEnd"/>
      <w:r>
        <w:rPr>
          <w:rFonts w:ascii="宋体" w:hAnsi="宋体" w:hint="eastAsia"/>
          <w:sz w:val="24"/>
        </w:rPr>
        <w:t>等维度，设计评估指标、构建评估模型，形成完整的教育质量评估体系与配套管理办法。</w:t>
      </w:r>
    </w:p>
    <w:p w14:paraId="196A80BF" w14:textId="77777777" w:rsidR="008A43F3" w:rsidRDefault="00A45C55">
      <w:pPr>
        <w:numPr>
          <w:ilvl w:val="0"/>
          <w:numId w:val="1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成果落地与模式总结：完成平台常态化运营，验证评估体系实用性，梳理整套建</w:t>
      </w:r>
      <w:r>
        <w:rPr>
          <w:rFonts w:ascii="宋体" w:hAnsi="宋体" w:hint="eastAsia"/>
          <w:sz w:val="24"/>
        </w:rPr>
        <w:t>设、运营、评估流程，形成标准化实施方案。</w:t>
      </w:r>
    </w:p>
    <w:p w14:paraId="25D9D33D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commentRangeStart w:id="19"/>
      <w:r>
        <w:rPr>
          <w:rFonts w:ascii="宋体" w:hAnsi="宋体" w:hint="eastAsia"/>
          <w:b/>
          <w:bCs/>
          <w:sz w:val="24"/>
        </w:rPr>
        <w:t>（二）技术路线</w:t>
      </w:r>
      <w:commentRangeEnd w:id="19"/>
      <w:r w:rsidR="00F377CB">
        <w:rPr>
          <w:rStyle w:val="af0"/>
        </w:rPr>
        <w:commentReference w:id="19"/>
      </w:r>
    </w:p>
    <w:p w14:paraId="30899950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commentRangeStart w:id="21"/>
      <w:r>
        <w:rPr>
          <w:rFonts w:ascii="宋体" w:hAnsi="宋体" w:hint="eastAsia"/>
          <w:sz w:val="24"/>
        </w:rPr>
        <w:lastRenderedPageBreak/>
        <w:t>采用数据采集→数据处理→平台优化→模型构建→落地验证→总结推广的技术路线。以</w:t>
      </w:r>
      <w:r>
        <w:rPr>
          <w:rFonts w:ascii="宋体" w:hAnsi="宋体" w:hint="eastAsia"/>
          <w:sz w:val="24"/>
        </w:rPr>
        <w:t xml:space="preserve"> Web </w:t>
      </w:r>
      <w:r>
        <w:rPr>
          <w:rFonts w:ascii="宋体" w:hAnsi="宋体" w:hint="eastAsia"/>
          <w:sz w:val="24"/>
        </w:rPr>
        <w:t>开发、大数据处理、人工智能技术为核心，结合自动化爬虫、大模型解析、标签分类等技术完成数据治理；前后端分离架构支撑平台运行；运用统计分析算法搭建评估模型，通过实际运营持续调优。</w:t>
      </w:r>
      <w:commentRangeEnd w:id="21"/>
      <w:r w:rsidR="005B7666">
        <w:rPr>
          <w:rStyle w:val="af0"/>
        </w:rPr>
        <w:commentReference w:id="21"/>
      </w:r>
    </w:p>
    <w:p w14:paraId="29CB56D9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（三）进度计划</w:t>
      </w:r>
    </w:p>
    <w:p w14:paraId="78CF92ED" w14:textId="77777777" w:rsidR="008A43F3" w:rsidRDefault="00A45C55">
      <w:pPr>
        <w:numPr>
          <w:ilvl w:val="0"/>
          <w:numId w:val="2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第一阶段（</w:t>
      </w:r>
      <w:r>
        <w:rPr>
          <w:rFonts w:ascii="宋体" w:hAnsi="宋体" w:hint="eastAsia"/>
          <w:sz w:val="24"/>
        </w:rPr>
        <w:t>2026.09-2026.11</w:t>
      </w:r>
      <w:r>
        <w:rPr>
          <w:rFonts w:ascii="宋体" w:hAnsi="宋体" w:hint="eastAsia"/>
          <w:sz w:val="24"/>
        </w:rPr>
        <w:t>）：前期调研与数据规范制定。梳理全校数据来源，完成数据标准、平台优化方案、评估指标初稿，完成团队分工。</w:t>
      </w:r>
    </w:p>
    <w:p w14:paraId="4E4494F8" w14:textId="77777777" w:rsidR="008A43F3" w:rsidRDefault="00A45C55">
      <w:pPr>
        <w:numPr>
          <w:ilvl w:val="0"/>
          <w:numId w:val="2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第二阶段（</w:t>
      </w:r>
      <w:r>
        <w:rPr>
          <w:rFonts w:ascii="宋体" w:hAnsi="宋体" w:hint="eastAsia"/>
          <w:sz w:val="24"/>
        </w:rPr>
        <w:t>2026.12-202</w:t>
      </w:r>
      <w:r>
        <w:rPr>
          <w:rFonts w:ascii="宋体" w:hAnsi="宋体" w:hint="eastAsia"/>
          <w:sz w:val="24"/>
        </w:rPr>
        <w:t>7.03</w:t>
      </w:r>
      <w:r>
        <w:rPr>
          <w:rFonts w:ascii="宋体" w:hAnsi="宋体" w:hint="eastAsia"/>
          <w:sz w:val="24"/>
        </w:rPr>
        <w:t>）：技术开发与数据整合。完成平台功能迭代，实现多</w:t>
      </w:r>
      <w:proofErr w:type="gramStart"/>
      <w:r>
        <w:rPr>
          <w:rFonts w:ascii="宋体" w:hAnsi="宋体" w:hint="eastAsia"/>
          <w:sz w:val="24"/>
        </w:rPr>
        <w:t>源数据</w:t>
      </w:r>
      <w:proofErr w:type="gramEnd"/>
      <w:r>
        <w:rPr>
          <w:rFonts w:ascii="宋体" w:hAnsi="宋体" w:hint="eastAsia"/>
          <w:sz w:val="24"/>
        </w:rPr>
        <w:t>自动化融合，初步搭建教育质量评估模型。</w:t>
      </w:r>
    </w:p>
    <w:p w14:paraId="3813C623" w14:textId="77777777" w:rsidR="008A43F3" w:rsidRDefault="00A45C55">
      <w:pPr>
        <w:numPr>
          <w:ilvl w:val="0"/>
          <w:numId w:val="2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第三阶段（</w:t>
      </w:r>
      <w:r>
        <w:rPr>
          <w:rFonts w:ascii="宋体" w:hAnsi="宋体" w:hint="eastAsia"/>
          <w:sz w:val="24"/>
        </w:rPr>
        <w:t>2027.04-2027.06</w:t>
      </w:r>
      <w:r>
        <w:rPr>
          <w:rFonts w:ascii="宋体" w:hAnsi="宋体" w:hint="eastAsia"/>
          <w:sz w:val="24"/>
        </w:rPr>
        <w:t>）：试运行与模型调优。平台全面上线运行，收集用户反馈，优化系统功能；结合真实运行数据修正评估模型，完善管理制度。</w:t>
      </w:r>
    </w:p>
    <w:p w14:paraId="69A4F099" w14:textId="77777777" w:rsidR="008A43F3" w:rsidRDefault="00A45C55">
      <w:pPr>
        <w:numPr>
          <w:ilvl w:val="0"/>
          <w:numId w:val="2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第四阶段（</w:t>
      </w:r>
      <w:r>
        <w:rPr>
          <w:rFonts w:ascii="宋体" w:hAnsi="宋体" w:hint="eastAsia"/>
          <w:sz w:val="24"/>
        </w:rPr>
        <w:t>2027.07-2027.08</w:t>
      </w:r>
      <w:r>
        <w:rPr>
          <w:rFonts w:ascii="宋体" w:hAnsi="宋体" w:hint="eastAsia"/>
          <w:sz w:val="24"/>
        </w:rPr>
        <w:t>）：成果汇总与结题。整理全套研究资料、平台成果、评估报告，总结运营模式，完成结题材料编制。</w:t>
      </w:r>
    </w:p>
    <w:p w14:paraId="77AF0D26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11985668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1C3780F7" w14:textId="77777777" w:rsidR="008A43F3" w:rsidRDefault="00A45C55">
      <w:pPr>
        <w:spacing w:line="480" w:lineRule="exact"/>
        <w:rPr>
          <w:rFonts w:ascii="宋体" w:hAnsi="宋体"/>
          <w:b/>
          <w:sz w:val="28"/>
          <w:szCs w:val="28"/>
        </w:rPr>
      </w:pPr>
      <w:commentRangeStart w:id="22"/>
      <w:r>
        <w:rPr>
          <w:rFonts w:ascii="宋体" w:hAnsi="宋体" w:hint="eastAsia"/>
          <w:b/>
          <w:sz w:val="28"/>
          <w:szCs w:val="28"/>
        </w:rPr>
        <w:t>五、基础条件和优势</w:t>
      </w:r>
      <w:commentRangeEnd w:id="22"/>
      <w:r w:rsidR="00414A38">
        <w:rPr>
          <w:rStyle w:val="af0"/>
        </w:rPr>
        <w:commentReference w:id="22"/>
      </w:r>
    </w:p>
    <w:p w14:paraId="185B4B84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项目基础扎实：</w:t>
      </w:r>
      <w:r>
        <w:rPr>
          <w:rFonts w:ascii="宋体" w:hAnsi="宋体" w:hint="eastAsia"/>
          <w:sz w:val="24"/>
        </w:rPr>
        <w:t>团队已成功研发并运营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“拓途浙享”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校园信息一站式平台，平台累计注册用户超</w:t>
      </w:r>
      <w:r>
        <w:rPr>
          <w:rFonts w:ascii="宋体" w:hAnsi="宋体" w:hint="eastAsia"/>
          <w:sz w:val="24"/>
        </w:rPr>
        <w:t xml:space="preserve"> 2500 </w:t>
      </w:r>
      <w:r>
        <w:rPr>
          <w:rFonts w:ascii="宋体" w:hAnsi="宋体" w:hint="eastAsia"/>
          <w:sz w:val="24"/>
        </w:rPr>
        <w:t>人，日访问</w:t>
      </w:r>
      <w:proofErr w:type="gramStart"/>
      <w:r>
        <w:rPr>
          <w:rFonts w:ascii="宋体" w:hAnsi="宋体" w:hint="eastAsia"/>
          <w:sz w:val="24"/>
        </w:rPr>
        <w:t>量稳定</w:t>
      </w:r>
      <w:proofErr w:type="gramEnd"/>
      <w:r>
        <w:rPr>
          <w:rFonts w:ascii="宋体" w:hAnsi="宋体" w:hint="eastAsia"/>
          <w:sz w:val="24"/>
        </w:rPr>
        <w:t>破千，收录校园活动</w:t>
      </w:r>
      <w:r>
        <w:rPr>
          <w:rFonts w:ascii="宋体" w:hAnsi="宋体" w:hint="eastAsia"/>
          <w:sz w:val="24"/>
        </w:rPr>
        <w:t xml:space="preserve"> 700 </w:t>
      </w:r>
      <w:r>
        <w:rPr>
          <w:rFonts w:ascii="宋体" w:hAnsi="宋体" w:hint="eastAsia"/>
          <w:sz w:val="24"/>
        </w:rPr>
        <w:t>余项，具备海量真实数据积累，可为本课题提供完整的数据支撑与实践载体。</w:t>
      </w:r>
    </w:p>
    <w:p w14:paraId="016CBAE2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团队能力完备：</w:t>
      </w:r>
      <w:r>
        <w:rPr>
          <w:rFonts w:ascii="宋体" w:hAnsi="宋体" w:hint="eastAsia"/>
          <w:sz w:val="24"/>
        </w:rPr>
        <w:t>课题组由高校副研究员牵头，搭配多名具备全</w:t>
      </w:r>
      <w:proofErr w:type="gramStart"/>
      <w:r>
        <w:rPr>
          <w:rFonts w:ascii="宋体" w:hAnsi="宋体" w:hint="eastAsia"/>
          <w:sz w:val="24"/>
        </w:rPr>
        <w:t>栈</w:t>
      </w:r>
      <w:proofErr w:type="gramEnd"/>
      <w:r>
        <w:rPr>
          <w:rFonts w:ascii="宋体" w:hAnsi="宋体" w:hint="eastAsia"/>
          <w:sz w:val="24"/>
        </w:rPr>
        <w:t>开发、数据分析、新媒体运营经验的在校本科生，团队分工明确，全程参与平台从研发到落地的全流程，技术能力、实践经验充足</w:t>
      </w:r>
      <w:r>
        <w:rPr>
          <w:rFonts w:ascii="宋体" w:hAnsi="宋体" w:hint="eastAsia"/>
          <w:sz w:val="24"/>
        </w:rPr>
        <w:t>。</w:t>
      </w:r>
    </w:p>
    <w:p w14:paraId="434A1EDB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实践成果丰富：</w:t>
      </w:r>
      <w:r>
        <w:rPr>
          <w:rFonts w:ascii="宋体" w:hAnsi="宋体" w:hint="eastAsia"/>
          <w:sz w:val="24"/>
        </w:rPr>
        <w:t>项目已衍生</w:t>
      </w:r>
      <w:r>
        <w:rPr>
          <w:rFonts w:ascii="宋体" w:hAnsi="宋体" w:hint="eastAsia"/>
          <w:sz w:val="24"/>
        </w:rPr>
        <w:t xml:space="preserve"> AI </w:t>
      </w:r>
      <w:r>
        <w:rPr>
          <w:rFonts w:ascii="宋体" w:hAnsi="宋体" w:hint="eastAsia"/>
          <w:sz w:val="24"/>
        </w:rPr>
        <w:t>社区、</w:t>
      </w:r>
      <w:proofErr w:type="gramStart"/>
      <w:r>
        <w:rPr>
          <w:rFonts w:ascii="宋体" w:hAnsi="宋体" w:hint="eastAsia"/>
          <w:sz w:val="24"/>
        </w:rPr>
        <w:t>校园科创赛事</w:t>
      </w:r>
      <w:proofErr w:type="gramEnd"/>
      <w:r>
        <w:rPr>
          <w:rFonts w:ascii="宋体" w:hAnsi="宋体" w:hint="eastAsia"/>
          <w:sz w:val="24"/>
        </w:rPr>
        <w:t>等延伸成果，联动校内多个学院、社团以及阿里云、</w:t>
      </w:r>
      <w:proofErr w:type="gramStart"/>
      <w:r>
        <w:rPr>
          <w:rFonts w:ascii="宋体" w:hAnsi="宋体" w:hint="eastAsia"/>
          <w:sz w:val="24"/>
        </w:rPr>
        <w:t>魔搭社</w:t>
      </w:r>
      <w:proofErr w:type="gramEnd"/>
      <w:r>
        <w:rPr>
          <w:rFonts w:ascii="宋体" w:hAnsi="宋体" w:hint="eastAsia"/>
          <w:sz w:val="24"/>
        </w:rPr>
        <w:t>区等校外企业，具备良好产学研合作基础。</w:t>
      </w:r>
    </w:p>
    <w:p w14:paraId="0D8E9E97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场景优势明显：</w:t>
      </w:r>
      <w:r>
        <w:rPr>
          <w:rFonts w:ascii="宋体" w:hAnsi="宋体" w:hint="eastAsia"/>
          <w:sz w:val="24"/>
        </w:rPr>
        <w:t>浙江大学作为顶尖高校，校园数据类型丰富、应用场景多元，可充分验证数据融合、质量评估体系的有效性，研究成果适配各类本科院校，推广价值高。</w:t>
      </w:r>
    </w:p>
    <w:p w14:paraId="3366BC6E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软硬件保障充足：</w:t>
      </w:r>
      <w:r>
        <w:rPr>
          <w:rFonts w:ascii="宋体" w:hAnsi="宋体" w:hint="eastAsia"/>
          <w:sz w:val="24"/>
        </w:rPr>
        <w:t>学校具备完善的网络环境、服务器资源与技术支持，可保障课题全周期稳定开展。</w:t>
      </w:r>
    </w:p>
    <w:p w14:paraId="07579CEF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472C2F8D" w14:textId="77777777" w:rsidR="008A43F3" w:rsidRDefault="00A45C55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六、预期成果和提交方式</w:t>
      </w:r>
    </w:p>
    <w:p w14:paraId="05290CF1" w14:textId="77777777" w:rsidR="008A43F3" w:rsidRDefault="00A45C55">
      <w:p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（</w:t>
      </w:r>
      <w:r>
        <w:rPr>
          <w:rFonts w:ascii="宋体" w:hAnsi="宋体" w:hint="eastAsia"/>
          <w:b/>
          <w:bCs/>
          <w:sz w:val="24"/>
        </w:rPr>
        <w:t>一）预期成果</w:t>
      </w:r>
    </w:p>
    <w:p w14:paraId="12E22F6D" w14:textId="77777777" w:rsidR="008A43F3" w:rsidRDefault="00A45C55">
      <w:pPr>
        <w:numPr>
          <w:ilvl w:val="0"/>
          <w:numId w:val="4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实物成果：</w:t>
      </w:r>
      <w:r>
        <w:rPr>
          <w:rFonts w:ascii="宋体" w:hAnsi="宋体" w:hint="eastAsia"/>
          <w:sz w:val="24"/>
        </w:rPr>
        <w:t>完成</w:t>
      </w:r>
      <w:proofErr w:type="gramStart"/>
      <w:r>
        <w:rPr>
          <w:rFonts w:ascii="宋体" w:hAnsi="宋体" w:hint="eastAsia"/>
          <w:sz w:val="24"/>
        </w:rPr>
        <w:t>拓途浙享</w:t>
      </w:r>
      <w:proofErr w:type="gramEnd"/>
      <w:r>
        <w:rPr>
          <w:rFonts w:ascii="宋体" w:hAnsi="宋体" w:hint="eastAsia"/>
          <w:sz w:val="24"/>
        </w:rPr>
        <w:t>智慧校园信息服务平台全面迭代升级，打造集信息聚合、智能服务、数据</w:t>
      </w:r>
      <w:proofErr w:type="gramStart"/>
      <w:r>
        <w:rPr>
          <w:rFonts w:ascii="宋体" w:hAnsi="宋体" w:hint="eastAsia"/>
          <w:sz w:val="24"/>
        </w:rPr>
        <w:t>研判</w:t>
      </w:r>
      <w:proofErr w:type="gramEnd"/>
      <w:r>
        <w:rPr>
          <w:rFonts w:ascii="宋体" w:hAnsi="宋体" w:hint="eastAsia"/>
          <w:sz w:val="24"/>
        </w:rPr>
        <w:t>于一体的综合性智慧校园载体。平台实现校内官网、公众号、学生组织、社团等多渠道异构数据全自动采集、清洗、归类与融合；搭载</w:t>
      </w:r>
      <w:r>
        <w:rPr>
          <w:rFonts w:ascii="宋体" w:hAnsi="宋体" w:hint="eastAsia"/>
          <w:sz w:val="24"/>
        </w:rPr>
        <w:t xml:space="preserve"> AI </w:t>
      </w:r>
      <w:r>
        <w:rPr>
          <w:rFonts w:ascii="宋体" w:hAnsi="宋体" w:hint="eastAsia"/>
          <w:sz w:val="24"/>
        </w:rPr>
        <w:t>智能检索、语义理解、个性化推荐模块，支持关键词、标签、场景化多维度检索；新增用户行为数据统计、活动参与分析、校园热度</w:t>
      </w:r>
      <w:proofErr w:type="gramStart"/>
      <w:r>
        <w:rPr>
          <w:rFonts w:ascii="宋体" w:hAnsi="宋体" w:hint="eastAsia"/>
          <w:sz w:val="24"/>
        </w:rPr>
        <w:t>研判等</w:t>
      </w:r>
      <w:proofErr w:type="gramEnd"/>
      <w:r>
        <w:rPr>
          <w:rFonts w:ascii="宋体" w:hAnsi="宋体" w:hint="eastAsia"/>
          <w:sz w:val="24"/>
        </w:rPr>
        <w:t>数据分析功能。平台具备高稳定性、兼容性与扩展性，可同时</w:t>
      </w:r>
      <w:proofErr w:type="gramStart"/>
      <w:r>
        <w:rPr>
          <w:rFonts w:ascii="宋体" w:hAnsi="宋体" w:hint="eastAsia"/>
          <w:sz w:val="24"/>
        </w:rPr>
        <w:t>适</w:t>
      </w:r>
      <w:proofErr w:type="gramEnd"/>
      <w:r>
        <w:rPr>
          <w:rFonts w:ascii="宋体" w:hAnsi="宋体" w:hint="eastAsia"/>
          <w:sz w:val="24"/>
        </w:rPr>
        <w:t>配电脑端、移动端访问，全天候稳定对外提供服务，满足全校师生信息查询、活动报名、资源获取等各类使用需求。</w:t>
      </w:r>
    </w:p>
    <w:p w14:paraId="0A423314" w14:textId="77777777" w:rsidR="008A43F3" w:rsidRDefault="00A45C55">
      <w:pPr>
        <w:numPr>
          <w:ilvl w:val="0"/>
          <w:numId w:val="4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研究成果：</w:t>
      </w:r>
    </w:p>
    <w:p w14:paraId="28AE4EDF" w14:textId="77777777" w:rsidR="008A43F3" w:rsidRDefault="00A45C55">
      <w:pPr>
        <w:numPr>
          <w:ilvl w:val="0"/>
          <w:numId w:val="5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编制《基于多源数据融合的高校教育质量评估体系研究报告》</w:t>
      </w:r>
      <w:r>
        <w:rPr>
          <w:rFonts w:ascii="宋体" w:hAnsi="宋体" w:hint="eastAsia"/>
          <w:sz w:val="24"/>
        </w:rPr>
        <w:t xml:space="preserve">1 </w:t>
      </w:r>
      <w:r>
        <w:rPr>
          <w:rFonts w:ascii="宋体" w:hAnsi="宋体" w:hint="eastAsia"/>
          <w:sz w:val="24"/>
        </w:rPr>
        <w:t>份，系统阐述数据融合技术路径、评估维度、测算模型、分析方法，结合平台真实运行数据完成实证分析，形成完整理论与实践研究内容。</w:t>
      </w:r>
    </w:p>
    <w:p w14:paraId="42149B3A" w14:textId="77777777" w:rsidR="008A43F3" w:rsidRDefault="00A45C55">
      <w:pPr>
        <w:numPr>
          <w:ilvl w:val="0"/>
          <w:numId w:val="5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制定成套配套管理文件，包含《校园信息</w:t>
      </w:r>
      <w:r>
        <w:rPr>
          <w:rFonts w:ascii="宋体" w:hAnsi="宋体" w:hint="eastAsia"/>
          <w:sz w:val="24"/>
        </w:rPr>
        <w:t>数据管理规范》《教育质量评估实施细则》《平台运营管理办法》《用户信息安全管理制度》，明确数据使用标准、评估流程、岗位职责</w:t>
      </w:r>
      <w:proofErr w:type="gramStart"/>
      <w:r>
        <w:rPr>
          <w:rFonts w:ascii="宋体" w:hAnsi="宋体" w:hint="eastAsia"/>
          <w:sz w:val="24"/>
        </w:rPr>
        <w:t>与风控要求</w:t>
      </w:r>
      <w:proofErr w:type="gramEnd"/>
      <w:r>
        <w:rPr>
          <w:rFonts w:ascii="宋体" w:hAnsi="宋体" w:hint="eastAsia"/>
          <w:sz w:val="24"/>
        </w:rPr>
        <w:t>，保障体系常态化落地运行。</w:t>
      </w:r>
    </w:p>
    <w:p w14:paraId="2B93CE39" w14:textId="77777777" w:rsidR="008A43F3" w:rsidRDefault="00A45C55">
      <w:pPr>
        <w:numPr>
          <w:ilvl w:val="0"/>
          <w:numId w:val="5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形成校园数据应用分析简报多份，定期梳理师生活动、资源使用、服务反馈等数据，为校园管理与教育优化提供数据支撑。</w:t>
      </w:r>
    </w:p>
    <w:p w14:paraId="605B257D" w14:textId="77777777" w:rsidR="008A43F3" w:rsidRDefault="00A45C55">
      <w:pPr>
        <w:numPr>
          <w:ilvl w:val="0"/>
          <w:numId w:val="4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文档成果：</w:t>
      </w:r>
      <w:r>
        <w:rPr>
          <w:rFonts w:ascii="宋体" w:hAnsi="宋体" w:hint="eastAsia"/>
          <w:sz w:val="24"/>
        </w:rPr>
        <w:t>整理形成全套标准化项目资料，具体包括：平台整体架构文档、前后端开发技术手册、接口说明、数据库设计文档、系统运维手册、故障排查指南；项目全过程实践案例集、用户调研报告、需求分析文档；产学研合作对接记录、校</w:t>
      </w:r>
      <w:proofErr w:type="gramStart"/>
      <w:r>
        <w:rPr>
          <w:rFonts w:ascii="宋体" w:hAnsi="宋体" w:hint="eastAsia"/>
          <w:sz w:val="24"/>
        </w:rPr>
        <w:t>企交流</w:t>
      </w:r>
      <w:proofErr w:type="gramEnd"/>
      <w:r>
        <w:rPr>
          <w:rFonts w:ascii="宋体" w:hAnsi="宋体" w:hint="eastAsia"/>
          <w:sz w:val="24"/>
        </w:rPr>
        <w:t>材料、技术落地总结、项目阶</w:t>
      </w:r>
      <w:r>
        <w:rPr>
          <w:rFonts w:ascii="宋体" w:hAnsi="宋体" w:hint="eastAsia"/>
          <w:sz w:val="24"/>
        </w:rPr>
        <w:t>段性报告等。所有文档内容详实、格式规范，可作为同类项目参考范本。</w:t>
      </w:r>
    </w:p>
    <w:p w14:paraId="23BA22E0" w14:textId="77777777" w:rsidR="008A43F3" w:rsidRDefault="00A45C55">
      <w:pPr>
        <w:numPr>
          <w:ilvl w:val="0"/>
          <w:numId w:val="4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应用成效：</w:t>
      </w:r>
    </w:p>
    <w:p w14:paraId="36D8A585" w14:textId="77777777" w:rsidR="008A43F3" w:rsidRDefault="00A45C55">
      <w:pPr>
        <w:numPr>
          <w:ilvl w:val="0"/>
          <w:numId w:val="6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服务覆盖：平台全面落地浙江大学校园场景，师生注册量、日均访问量稳步提升，成为校内主流校园信息门户，有效解决信息分散、查找困难等痛点，大幅降低师生信息获取成本。</w:t>
      </w:r>
    </w:p>
    <w:p w14:paraId="3052B75C" w14:textId="77777777" w:rsidR="008A43F3" w:rsidRDefault="00A45C55">
      <w:pPr>
        <w:numPr>
          <w:ilvl w:val="0"/>
          <w:numId w:val="6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管理应用：搭建的教育质量评估体系正式投入校园日常管理工作，可实现学生活动、</w:t>
      </w:r>
      <w:proofErr w:type="gramStart"/>
      <w:r>
        <w:rPr>
          <w:rFonts w:ascii="宋体" w:hAnsi="宋体" w:hint="eastAsia"/>
          <w:sz w:val="24"/>
        </w:rPr>
        <w:t>科创实践</w:t>
      </w:r>
      <w:proofErr w:type="gramEnd"/>
      <w:r>
        <w:rPr>
          <w:rFonts w:ascii="宋体" w:hAnsi="宋体" w:hint="eastAsia"/>
          <w:sz w:val="24"/>
        </w:rPr>
        <w:t>、校园服务、</w:t>
      </w:r>
      <w:proofErr w:type="gramStart"/>
      <w:r>
        <w:rPr>
          <w:rFonts w:ascii="宋体" w:hAnsi="宋体" w:hint="eastAsia"/>
          <w:sz w:val="24"/>
        </w:rPr>
        <w:t>育人成</w:t>
      </w:r>
      <w:proofErr w:type="gramEnd"/>
      <w:r>
        <w:rPr>
          <w:rFonts w:ascii="宋体" w:hAnsi="宋体" w:hint="eastAsia"/>
          <w:sz w:val="24"/>
        </w:rPr>
        <w:t>效等维度的动态监测与量化评估，为学校教学管理、学生培养、校园规划提供客观数据依据。</w:t>
      </w:r>
    </w:p>
    <w:p w14:paraId="7051084E" w14:textId="77777777" w:rsidR="008A43F3" w:rsidRDefault="00A45C55">
      <w:pPr>
        <w:numPr>
          <w:ilvl w:val="0"/>
          <w:numId w:val="6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模式输出：总结形成</w:t>
      </w:r>
      <w:r>
        <w:rPr>
          <w:rFonts w:ascii="宋体" w:hAnsi="宋体" w:hint="eastAsia"/>
          <w:sz w:val="24"/>
        </w:rPr>
        <w:t xml:space="preserve"> </w:t>
      </w:r>
      <w:commentRangeStart w:id="23"/>
      <w:r>
        <w:rPr>
          <w:rFonts w:ascii="宋体" w:hAnsi="宋体" w:hint="eastAsia"/>
          <w:sz w:val="24"/>
        </w:rPr>
        <w:t>**</w:t>
      </w:r>
      <w:commentRangeEnd w:id="23"/>
      <w:r w:rsidR="00384928">
        <w:rPr>
          <w:rStyle w:val="af0"/>
        </w:rPr>
        <w:commentReference w:id="23"/>
      </w:r>
      <w:r>
        <w:rPr>
          <w:rFonts w:ascii="宋体" w:hAnsi="宋体" w:hint="eastAsia"/>
          <w:sz w:val="24"/>
        </w:rPr>
        <w:t>“数据整合</w:t>
      </w:r>
      <w:r>
        <w:rPr>
          <w:rFonts w:ascii="宋体" w:hAnsi="宋体" w:hint="eastAsia"/>
          <w:sz w:val="24"/>
        </w:rPr>
        <w:t xml:space="preserve"> + </w:t>
      </w:r>
      <w:r>
        <w:rPr>
          <w:rFonts w:ascii="宋体" w:hAnsi="宋体" w:hint="eastAsia"/>
          <w:sz w:val="24"/>
        </w:rPr>
        <w:t>智能服务</w:t>
      </w:r>
      <w:r>
        <w:rPr>
          <w:rFonts w:ascii="宋体" w:hAnsi="宋体" w:hint="eastAsia"/>
          <w:sz w:val="24"/>
        </w:rPr>
        <w:t xml:space="preserve"> + </w:t>
      </w:r>
      <w:r>
        <w:rPr>
          <w:rFonts w:ascii="宋体" w:hAnsi="宋体" w:hint="eastAsia"/>
          <w:sz w:val="24"/>
        </w:rPr>
        <w:t>质量评估”</w:t>
      </w:r>
      <w:r>
        <w:rPr>
          <w:rFonts w:ascii="宋体" w:hAnsi="宋体" w:hint="eastAsia"/>
          <w:sz w:val="24"/>
        </w:rPr>
        <w:t xml:space="preserve">** </w:t>
      </w:r>
      <w:r>
        <w:rPr>
          <w:rFonts w:ascii="宋体" w:hAnsi="宋体" w:hint="eastAsia"/>
          <w:sz w:val="24"/>
        </w:rPr>
        <w:t>一体化高校信息化建设</w:t>
      </w:r>
      <w:r>
        <w:rPr>
          <w:rFonts w:ascii="宋体" w:hAnsi="宋体" w:hint="eastAsia"/>
          <w:sz w:val="24"/>
        </w:rPr>
        <w:t>完整模式，包含技术方案、运营流程、管理机制等全套可复制经验，可向国内各高校推广借鉴。</w:t>
      </w:r>
    </w:p>
    <w:p w14:paraId="6FB887E7" w14:textId="77777777" w:rsidR="008A43F3" w:rsidRDefault="00A45C55">
      <w:pPr>
        <w:numPr>
          <w:ilvl w:val="0"/>
          <w:numId w:val="6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人才与产学研成果：依托项目开展技术实践与人才培养，产出系列技术学习教程，搭建校内技术交流社区；深化与行业企业、科研机构的产学研合作，形成稳定的校企协同机制，实现技术、人才、资源多方共赢。</w:t>
      </w:r>
    </w:p>
    <w:p w14:paraId="15429498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（二）提交方式</w:t>
      </w:r>
    </w:p>
    <w:p w14:paraId="364B3F72" w14:textId="77777777" w:rsidR="008A43F3" w:rsidRDefault="00A45C55">
      <w:pPr>
        <w:numPr>
          <w:ilvl w:val="0"/>
          <w:numId w:val="7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系统平台：完成平台线上部署、域名配置与服务器运维，长期稳定在线运行，提供可</w:t>
      </w:r>
      <w:proofErr w:type="gramStart"/>
      <w:r>
        <w:rPr>
          <w:rFonts w:ascii="宋体" w:hAnsi="宋体" w:hint="eastAsia"/>
          <w:sz w:val="24"/>
        </w:rPr>
        <w:t>正常访问</w:t>
      </w:r>
      <w:proofErr w:type="gramEnd"/>
      <w:r>
        <w:rPr>
          <w:rFonts w:ascii="宋体" w:hAnsi="宋体" w:hint="eastAsia"/>
          <w:sz w:val="24"/>
        </w:rPr>
        <w:t>的平台地址，接受主管单位线上核验。</w:t>
      </w:r>
    </w:p>
    <w:p w14:paraId="7FCDC30A" w14:textId="77777777" w:rsidR="008A43F3" w:rsidRDefault="00A45C55">
      <w:pPr>
        <w:numPr>
          <w:ilvl w:val="0"/>
          <w:numId w:val="7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文字资料：研究报告、管理制度、技术文档、运维手册、案例集、阶段性报告、产学研材料等，同时提交电子版（</w:t>
      </w:r>
      <w:r>
        <w:rPr>
          <w:rFonts w:ascii="宋体" w:hAnsi="宋体" w:hint="eastAsia"/>
          <w:sz w:val="24"/>
        </w:rPr>
        <w:t>PD</w:t>
      </w:r>
      <w:r>
        <w:rPr>
          <w:rFonts w:ascii="宋体" w:hAnsi="宋体" w:hint="eastAsia"/>
          <w:sz w:val="24"/>
        </w:rPr>
        <w:t xml:space="preserve">F + </w:t>
      </w:r>
      <w:r>
        <w:rPr>
          <w:rFonts w:ascii="宋体" w:hAnsi="宋体" w:hint="eastAsia"/>
          <w:sz w:val="24"/>
        </w:rPr>
        <w:t>可编辑文档）与纸质盖章版，纸质材料统一装订成册，按要求报送至主管单位。</w:t>
      </w:r>
    </w:p>
    <w:p w14:paraId="13C0538B" w14:textId="77777777" w:rsidR="008A43F3" w:rsidRDefault="00A45C55">
      <w:pPr>
        <w:numPr>
          <w:ilvl w:val="0"/>
          <w:numId w:val="7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辅助材料：同步提交平台运行截图、数据报表、用户使用反馈、活动记录、交流影像等佐证材料，配套归档。</w:t>
      </w:r>
    </w:p>
    <w:p w14:paraId="5451A72E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commentRangeStart w:id="24"/>
      <w:r>
        <w:rPr>
          <w:rFonts w:ascii="宋体" w:hAnsi="宋体" w:hint="eastAsia"/>
          <w:b/>
          <w:bCs/>
          <w:sz w:val="24"/>
        </w:rPr>
        <w:t>（三）创新点</w:t>
      </w:r>
      <w:commentRangeEnd w:id="24"/>
      <w:r w:rsidR="00304C13">
        <w:rPr>
          <w:rStyle w:val="af0"/>
        </w:rPr>
        <w:commentReference w:id="24"/>
      </w:r>
    </w:p>
    <w:p w14:paraId="5B876594" w14:textId="77777777" w:rsidR="008A43F3" w:rsidRDefault="00A45C55">
      <w:pPr>
        <w:numPr>
          <w:ilvl w:val="0"/>
          <w:numId w:val="8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融合应用模式创新</w:t>
      </w:r>
    </w:p>
    <w:p w14:paraId="7450BEBF" w14:textId="77777777" w:rsidR="008A43F3" w:rsidRDefault="00A45C55">
      <w:pPr>
        <w:spacing w:line="480" w:lineRule="exact"/>
        <w:ind w:leftChars="228" w:left="479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突破传统高校教育质量</w:t>
      </w:r>
      <w:proofErr w:type="gramStart"/>
      <w:r>
        <w:rPr>
          <w:rFonts w:ascii="宋体" w:hAnsi="宋体" w:hint="eastAsia"/>
          <w:sz w:val="24"/>
        </w:rPr>
        <w:t>评估仅</w:t>
      </w:r>
      <w:proofErr w:type="gramEnd"/>
      <w:r>
        <w:rPr>
          <w:rFonts w:ascii="宋体" w:hAnsi="宋体" w:hint="eastAsia"/>
          <w:sz w:val="24"/>
        </w:rPr>
        <w:t>依靠人工统计、单一数据源的局限，以校园综合服务平台为核心载体，打通教务、活动、志愿、科创、用户行为等多源异构数据，将日常校园服务数据与教育质量评估工作深度绑定。让评估数据来源更全面、分析维度更丰富，实现从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“人工主观评估”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向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“数据客观</w:t>
      </w:r>
      <w:proofErr w:type="gramStart"/>
      <w:r>
        <w:rPr>
          <w:rFonts w:ascii="宋体" w:hAnsi="宋体" w:hint="eastAsia"/>
          <w:sz w:val="24"/>
        </w:rPr>
        <w:t>研</w:t>
      </w:r>
      <w:proofErr w:type="gramEnd"/>
      <w:r>
        <w:rPr>
          <w:rFonts w:ascii="宋体" w:hAnsi="宋体" w:hint="eastAsia"/>
          <w:sz w:val="24"/>
        </w:rPr>
        <w:t>判”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转变，提升评估工作的科学性与全</w:t>
      </w:r>
      <w:r>
        <w:rPr>
          <w:rFonts w:ascii="宋体" w:hAnsi="宋体" w:hint="eastAsia"/>
          <w:sz w:val="24"/>
        </w:rPr>
        <w:t>面性。</w:t>
      </w:r>
    </w:p>
    <w:p w14:paraId="58B29960" w14:textId="77777777" w:rsidR="008A43F3" w:rsidRDefault="00A45C55">
      <w:pPr>
        <w:numPr>
          <w:ilvl w:val="0"/>
          <w:numId w:val="8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全流程技术智能化创新</w:t>
      </w:r>
    </w:p>
    <w:p w14:paraId="56B2D89B" w14:textId="77777777" w:rsidR="008A43F3" w:rsidRDefault="00A45C55">
      <w:pPr>
        <w:spacing w:line="480" w:lineRule="exact"/>
        <w:ind w:leftChars="202" w:left="426" w:hangingChars="1" w:hanging="2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深度结合大数据、人工智能、自动化采集等新一代信息技术，</w:t>
      </w:r>
      <w:proofErr w:type="gramStart"/>
      <w:r>
        <w:rPr>
          <w:rFonts w:ascii="宋体" w:hAnsi="宋体" w:hint="eastAsia"/>
          <w:sz w:val="24"/>
        </w:rPr>
        <w:t>搭建全</w:t>
      </w:r>
      <w:proofErr w:type="gramEnd"/>
      <w:r>
        <w:rPr>
          <w:rFonts w:ascii="宋体" w:hAnsi="宋体" w:hint="eastAsia"/>
          <w:sz w:val="24"/>
        </w:rPr>
        <w:t>智能化工作链路。从原始信息抓取、数据清洗标准化，到智能检索匹配、用户行为分析，再到教育指标自动测算、评估结果生成，全流程减少人工介入。既大幅降低平台运营、数据统计与评估工作的人力成本，又提升数据处理效率、信息检索精</w:t>
      </w:r>
      <w:r>
        <w:rPr>
          <w:rFonts w:ascii="宋体" w:hAnsi="宋体" w:hint="eastAsia"/>
          <w:sz w:val="24"/>
        </w:rPr>
        <w:lastRenderedPageBreak/>
        <w:t>度与评估结果准确度。</w:t>
      </w:r>
    </w:p>
    <w:p w14:paraId="262C9F42" w14:textId="77777777" w:rsidR="008A43F3" w:rsidRDefault="00A45C55">
      <w:pPr>
        <w:numPr>
          <w:ilvl w:val="0"/>
          <w:numId w:val="8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三位一体生态创新</w:t>
      </w:r>
    </w:p>
    <w:p w14:paraId="18E65E80" w14:textId="77777777" w:rsidR="008A43F3" w:rsidRDefault="00A45C55">
      <w:pPr>
        <w:spacing w:line="480" w:lineRule="exact"/>
        <w:ind w:leftChars="202" w:left="426" w:hangingChars="1" w:hanging="2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打造平台运营</w:t>
      </w:r>
      <w:r>
        <w:rPr>
          <w:rFonts w:ascii="宋体" w:hAnsi="宋体" w:hint="eastAsia"/>
          <w:sz w:val="24"/>
        </w:rPr>
        <w:t xml:space="preserve"> + </w:t>
      </w:r>
      <w:r>
        <w:rPr>
          <w:rFonts w:ascii="宋体" w:hAnsi="宋体" w:hint="eastAsia"/>
          <w:sz w:val="24"/>
        </w:rPr>
        <w:t>数据评估</w:t>
      </w:r>
      <w:r>
        <w:rPr>
          <w:rFonts w:ascii="宋体" w:hAnsi="宋体" w:hint="eastAsia"/>
          <w:sz w:val="24"/>
        </w:rPr>
        <w:t xml:space="preserve"> + </w:t>
      </w:r>
      <w:r>
        <w:rPr>
          <w:rFonts w:ascii="宋体" w:hAnsi="宋体" w:hint="eastAsia"/>
          <w:sz w:val="24"/>
        </w:rPr>
        <w:t>人才培养三位一体的可持续发展生态。一方面依托平台服务师生、支撑校园管理；另一方面利用项目实战场景培养信息技术、数据分析、运营管理类复合型人才，同时联动校外科技企业、行业资源开展产学研合作。集校园服务、科研实践、人才培育、产业对接于一体，兼顾项目实用价值、学术研究价值与长效发展价值，模式新颖且具备较强的延续性。</w:t>
      </w:r>
    </w:p>
    <w:p w14:paraId="58C41ED4" w14:textId="77777777" w:rsidR="008A43F3" w:rsidRDefault="00A45C55">
      <w:pPr>
        <w:numPr>
          <w:ilvl w:val="0"/>
          <w:numId w:val="8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落地推广性创新</w:t>
      </w:r>
    </w:p>
    <w:p w14:paraId="76DF8C0B" w14:textId="77777777" w:rsidR="008A43F3" w:rsidRDefault="00A45C55">
      <w:pPr>
        <w:spacing w:line="480" w:lineRule="exact"/>
        <w:ind w:leftChars="202" w:left="426" w:hangingChars="1" w:hanging="2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整套方案兼顾技术实用性与场景普适性，不依赖特殊硬件与高端技术环境，部署门槛低、适配性强。不仅可在本校长期落地迭代，经过标准化梳理后，能够快速移植到不同类型高校，形成可复制、可推广的智慧</w:t>
      </w:r>
      <w:r>
        <w:rPr>
          <w:rFonts w:ascii="宋体" w:hAnsi="宋体" w:hint="eastAsia"/>
          <w:sz w:val="24"/>
        </w:rPr>
        <w:t>校园建设与教育评估解决方案，具备广泛的行业参考价值。</w:t>
      </w:r>
    </w:p>
    <w:p w14:paraId="790C8AD0" w14:textId="77777777" w:rsidR="008A43F3" w:rsidRDefault="008A43F3">
      <w:pPr>
        <w:spacing w:line="480" w:lineRule="exact"/>
        <w:rPr>
          <w:rFonts w:ascii="宋体" w:hAnsi="宋体"/>
          <w:b/>
          <w:sz w:val="28"/>
          <w:szCs w:val="28"/>
        </w:rPr>
      </w:pPr>
    </w:p>
    <w:p w14:paraId="71364179" w14:textId="77777777" w:rsidR="008A43F3" w:rsidRDefault="00A45C55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七、课题经费使用计划</w:t>
      </w:r>
    </w:p>
    <w:p w14:paraId="497ABF29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总申请经费：</w:t>
      </w:r>
      <w:r>
        <w:rPr>
          <w:rFonts w:ascii="宋体" w:hAnsi="宋体" w:hint="eastAsia"/>
          <w:sz w:val="24"/>
        </w:rPr>
        <w:t xml:space="preserve">50000 </w:t>
      </w:r>
      <w:r>
        <w:rPr>
          <w:rFonts w:ascii="宋体" w:hAnsi="宋体" w:hint="eastAsia"/>
          <w:sz w:val="24"/>
        </w:rPr>
        <w:t>元</w:t>
      </w:r>
    </w:p>
    <w:p w14:paraId="050459A5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技术服务与平台升级：</w:t>
      </w:r>
      <w:r>
        <w:rPr>
          <w:rFonts w:ascii="宋体" w:hAnsi="宋体" w:hint="eastAsia"/>
          <w:sz w:val="24"/>
        </w:rPr>
        <w:t xml:space="preserve">22000 </w:t>
      </w:r>
      <w:r>
        <w:rPr>
          <w:rFonts w:ascii="宋体" w:hAnsi="宋体" w:hint="eastAsia"/>
          <w:sz w:val="24"/>
        </w:rPr>
        <w:t>元，用于云服务器租赁与扩容、</w:t>
      </w:r>
      <w:r>
        <w:rPr>
          <w:rFonts w:ascii="宋体" w:hAnsi="宋体" w:hint="eastAsia"/>
          <w:sz w:val="24"/>
        </w:rPr>
        <w:t xml:space="preserve">AI </w:t>
      </w:r>
      <w:r>
        <w:rPr>
          <w:rFonts w:ascii="宋体" w:hAnsi="宋体" w:hint="eastAsia"/>
          <w:sz w:val="24"/>
        </w:rPr>
        <w:t>大模型接口调用、专业开发工具采购、网络安全防护、系统运维服务等，保障平台迭代与稳定运行。</w:t>
      </w:r>
    </w:p>
    <w:p w14:paraId="12EFC8F0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数据处理与设备耗材：</w:t>
      </w:r>
      <w:r>
        <w:rPr>
          <w:rFonts w:ascii="宋体" w:hAnsi="宋体" w:hint="eastAsia"/>
          <w:sz w:val="24"/>
        </w:rPr>
        <w:t xml:space="preserve">8000 </w:t>
      </w:r>
      <w:r>
        <w:rPr>
          <w:rFonts w:ascii="宋体" w:hAnsi="宋体" w:hint="eastAsia"/>
          <w:sz w:val="24"/>
        </w:rPr>
        <w:t>元，用于数据存储设备购置、调研问卷印制、资料打印装订、办公耗材、外业调研相关支出。</w:t>
      </w:r>
    </w:p>
    <w:p w14:paraId="13FC694B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技术培训与产学研交流：</w:t>
      </w:r>
      <w:r>
        <w:rPr>
          <w:rFonts w:ascii="宋体" w:hAnsi="宋体" w:hint="eastAsia"/>
          <w:sz w:val="24"/>
        </w:rPr>
        <w:t xml:space="preserve">9000 </w:t>
      </w:r>
      <w:r>
        <w:rPr>
          <w:rFonts w:ascii="宋体" w:hAnsi="宋体" w:hint="eastAsia"/>
          <w:sz w:val="24"/>
        </w:rPr>
        <w:t>元，用于线上专业技术课程购买、线下行业研讨会参会、校企对接交流、专家咨询劳务等费用。</w:t>
      </w:r>
    </w:p>
    <w:p w14:paraId="55602E5F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成果编制、宣传与推</w:t>
      </w:r>
      <w:r>
        <w:rPr>
          <w:rFonts w:ascii="宋体" w:hAnsi="宋体" w:hint="eastAsia"/>
          <w:sz w:val="24"/>
        </w:rPr>
        <w:t>广：</w:t>
      </w:r>
      <w:r>
        <w:rPr>
          <w:rFonts w:ascii="宋体" w:hAnsi="宋体" w:hint="eastAsia"/>
          <w:sz w:val="24"/>
        </w:rPr>
        <w:t xml:space="preserve">7000 </w:t>
      </w:r>
      <w:r>
        <w:rPr>
          <w:rFonts w:ascii="宋体" w:hAnsi="宋体" w:hint="eastAsia"/>
          <w:sz w:val="24"/>
        </w:rPr>
        <w:t>元，用于研究报告排版印刷、案例汇编制作、成果展板、宣传物料、线上推广等支出。</w:t>
      </w:r>
    </w:p>
    <w:p w14:paraId="65DFE154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其他杂项费用：</w:t>
      </w:r>
      <w:r>
        <w:rPr>
          <w:rFonts w:ascii="宋体" w:hAnsi="宋体" w:hint="eastAsia"/>
          <w:sz w:val="24"/>
        </w:rPr>
        <w:t xml:space="preserve">4000 </w:t>
      </w:r>
      <w:r>
        <w:rPr>
          <w:rFonts w:ascii="宋体" w:hAnsi="宋体" w:hint="eastAsia"/>
          <w:sz w:val="24"/>
        </w:rPr>
        <w:t>元，用于项目实施过程中临时应急支出、交通、通讯等零星开销。</w:t>
      </w:r>
    </w:p>
    <w:p w14:paraId="58D44628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629442EC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6CD84221" w14:textId="77777777" w:rsidR="008A43F3" w:rsidRDefault="008A43F3">
      <w:pPr>
        <w:rPr>
          <w:rFonts w:ascii="宋体" w:hAnsi="宋体" w:cs="宋体"/>
          <w:b/>
          <w:color w:val="000000"/>
          <w:sz w:val="28"/>
          <w:szCs w:val="28"/>
        </w:rPr>
        <w:sectPr w:rsidR="008A43F3">
          <w:pgSz w:w="11906" w:h="16838"/>
          <w:pgMar w:top="1440" w:right="1701" w:bottom="1440" w:left="1701" w:header="851" w:footer="992" w:gutter="0"/>
          <w:cols w:space="720"/>
          <w:docGrid w:type="lines" w:linePitch="312"/>
        </w:sectPr>
      </w:pPr>
    </w:p>
    <w:p w14:paraId="3F6DE97E" w14:textId="77777777" w:rsidR="008A43F3" w:rsidRDefault="00A45C55">
      <w:pPr>
        <w:spacing w:beforeLines="50" w:before="156" w:afterLines="50" w:after="156" w:line="400" w:lineRule="exact"/>
        <w:rPr>
          <w:rFonts w:ascii="宋体" w:hAnsi="宋体"/>
          <w:b/>
          <w:sz w:val="28"/>
          <w:szCs w:val="28"/>
        </w:rPr>
      </w:pPr>
      <w:bookmarkStart w:id="25" w:name="_Toc494139718"/>
      <w:r>
        <w:rPr>
          <w:rFonts w:ascii="宋体" w:hAnsi="宋体" w:hint="eastAsia"/>
          <w:b/>
          <w:sz w:val="28"/>
          <w:szCs w:val="28"/>
        </w:rPr>
        <w:lastRenderedPageBreak/>
        <w:t>八、课题负责人承诺书</w:t>
      </w:r>
    </w:p>
    <w:tbl>
      <w:tblPr>
        <w:tblStyle w:val="ad"/>
        <w:tblW w:w="8500" w:type="dxa"/>
        <w:tblLayout w:type="fixed"/>
        <w:tblLook w:val="04A0" w:firstRow="1" w:lastRow="0" w:firstColumn="1" w:lastColumn="0" w:noHBand="0" w:noVBand="1"/>
      </w:tblPr>
      <w:tblGrid>
        <w:gridCol w:w="8500"/>
      </w:tblGrid>
      <w:tr w:rsidR="008A43F3" w14:paraId="6F7B1446" w14:textId="77777777">
        <w:trPr>
          <w:trHeight w:val="5527"/>
        </w:trPr>
        <w:tc>
          <w:tcPr>
            <w:tcW w:w="8500" w:type="dxa"/>
          </w:tcPr>
          <w:p w14:paraId="76A36A33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762E2826" w14:textId="77777777" w:rsidR="008A43F3" w:rsidRDefault="00A45C55">
            <w:pPr>
              <w:adjustRightInd w:val="0"/>
              <w:snapToGrid w:val="0"/>
              <w:spacing w:line="520" w:lineRule="exact"/>
              <w:ind w:firstLineChars="200" w:firstLine="480"/>
              <w:rPr>
                <w:rFonts w:asciiTheme="minorEastAsia" w:eastAsiaTheme="minorEastAsia" w:hAnsiTheme="minorEastAsia"/>
                <w:color w:val="00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本人承诺课题申请书填写的所有信息真实准确，没有知识产权争议。如获准立项，我遵守有关课题管理规定，按照申请书填报的研究内容和时间如期完成研究任务，自觉接受课题检查与监督管理。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资助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课题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获得的知识产权由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资助方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和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课题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承担单位共同所有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。</w:t>
            </w:r>
          </w:p>
          <w:p w14:paraId="63C7434C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6E6DA06F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7EB0BCC1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5D4630D2" w14:textId="77777777" w:rsidR="008A43F3" w:rsidRDefault="00A45C55">
            <w:pPr>
              <w:widowControl/>
              <w:spacing w:line="520" w:lineRule="exact"/>
              <w:ind w:firstLineChars="1400" w:firstLine="3360"/>
              <w:jc w:val="lef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课题负责人（签字）：</w:t>
            </w:r>
          </w:p>
          <w:p w14:paraId="68CBDA1A" w14:textId="77777777" w:rsidR="008A43F3" w:rsidRDefault="00A45C55">
            <w:pPr>
              <w:widowControl/>
              <w:spacing w:line="520" w:lineRule="exact"/>
              <w:ind w:firstLineChars="2000" w:firstLine="4800"/>
              <w:jc w:val="lef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月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日</w:t>
            </w:r>
          </w:p>
        </w:tc>
      </w:tr>
    </w:tbl>
    <w:p w14:paraId="5FC5B2CB" w14:textId="77777777" w:rsidR="008A43F3" w:rsidRDefault="008A43F3">
      <w:pPr>
        <w:spacing w:line="300" w:lineRule="exact"/>
        <w:rPr>
          <w:rFonts w:ascii="宋体" w:hAnsi="宋体"/>
          <w:b/>
          <w:sz w:val="28"/>
          <w:szCs w:val="28"/>
        </w:rPr>
      </w:pPr>
    </w:p>
    <w:p w14:paraId="3E690F35" w14:textId="77777777" w:rsidR="008A43F3" w:rsidRDefault="008A43F3">
      <w:pPr>
        <w:spacing w:line="360" w:lineRule="auto"/>
        <w:rPr>
          <w:rFonts w:ascii="宋体" w:hAnsi="宋体"/>
          <w:sz w:val="24"/>
        </w:rPr>
      </w:pPr>
    </w:p>
    <w:p w14:paraId="5F792896" w14:textId="77777777" w:rsidR="008A43F3" w:rsidRDefault="00A45C55">
      <w:pPr>
        <w:spacing w:afterLines="50" w:after="156" w:line="300" w:lineRule="exact"/>
        <w:rPr>
          <w:color w:val="000000" w:themeColor="text1"/>
        </w:rPr>
      </w:pPr>
      <w:r>
        <w:rPr>
          <w:rFonts w:ascii="宋体" w:hAnsi="宋体" w:hint="eastAsia"/>
          <w:b/>
          <w:sz w:val="28"/>
          <w:szCs w:val="28"/>
        </w:rPr>
        <w:t>九、申请单位推荐意见</w:t>
      </w:r>
      <w:bookmarkEnd w:id="25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0"/>
      </w:tblGrid>
      <w:tr w:rsidR="008A43F3" w14:paraId="2D5ED25A" w14:textId="77777777">
        <w:trPr>
          <w:trHeight w:val="5972"/>
        </w:trPr>
        <w:tc>
          <w:tcPr>
            <w:tcW w:w="8500" w:type="dxa"/>
          </w:tcPr>
          <w:p w14:paraId="4616F582" w14:textId="77777777" w:rsidR="008A43F3" w:rsidRDefault="00A45C55">
            <w:pPr>
              <w:spacing w:beforeLines="100" w:before="312" w:line="520" w:lineRule="exac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（请所属单位检查课题申请书的内容是否属实，并填写推荐意见）</w:t>
            </w:r>
          </w:p>
          <w:p w14:paraId="79D54F18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074847E1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7AFA3576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6BE1EEF1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55989626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59C520B8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7A8528C7" w14:textId="77777777" w:rsidR="008A43F3" w:rsidRDefault="00A45C55">
            <w:pPr>
              <w:spacing w:line="520" w:lineRule="exact"/>
              <w:ind w:firstLineChars="1400" w:firstLine="336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学校公章：</w:t>
            </w:r>
          </w:p>
          <w:p w14:paraId="617A56BF" w14:textId="77777777" w:rsidR="008A43F3" w:rsidRDefault="00A45C55">
            <w:pPr>
              <w:spacing w:line="520" w:lineRule="exact"/>
              <w:ind w:right="958" w:firstLineChars="2000" w:firstLine="480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月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日</w:t>
            </w:r>
          </w:p>
        </w:tc>
      </w:tr>
    </w:tbl>
    <w:p w14:paraId="29B88EEE" w14:textId="77777777" w:rsidR="008A43F3" w:rsidRDefault="008A43F3"/>
    <w:sectPr w:rsidR="008A43F3">
      <w:pgSz w:w="11906" w:h="16838"/>
      <w:pgMar w:top="1440" w:right="1701" w:bottom="1440" w:left="1701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" w:author="csp" w:date="2026-06-16T15:43:00Z" w:initials="c">
    <w:p w14:paraId="1EE38923" w14:textId="0DFE0DAC" w:rsidR="00BE2FBD" w:rsidRDefault="00BE2FBD">
      <w:pPr>
        <w:pStyle w:val="a3"/>
      </w:pPr>
      <w:r>
        <w:rPr>
          <w:rStyle w:val="af0"/>
        </w:rPr>
        <w:annotationRef/>
      </w:r>
      <w:r>
        <w:rPr>
          <w:rFonts w:hint="eastAsia"/>
        </w:rPr>
        <w:t>这句话可以不写：评审专家不了解</w:t>
      </w:r>
      <w:r w:rsidR="00EE2FE1">
        <w:rPr>
          <w:rFonts w:hint="eastAsia"/>
          <w:bCs/>
          <w:sz w:val="24"/>
        </w:rPr>
        <w:t>“拓途浙享”</w:t>
      </w:r>
      <w:r w:rsidR="00EE2FE1">
        <w:rPr>
          <w:rFonts w:hint="eastAsia"/>
          <w:bCs/>
          <w:sz w:val="24"/>
        </w:rPr>
        <w:t>。可以直接</w:t>
      </w:r>
      <w:proofErr w:type="gramStart"/>
      <w:r w:rsidR="00EE2FE1">
        <w:rPr>
          <w:rFonts w:hint="eastAsia"/>
          <w:bCs/>
          <w:sz w:val="24"/>
        </w:rPr>
        <w:t>写针对</w:t>
      </w:r>
      <w:proofErr w:type="gramEnd"/>
      <w:r w:rsidR="00EE2FE1">
        <w:rPr>
          <w:rFonts w:hint="eastAsia"/>
          <w:bCs/>
          <w:sz w:val="24"/>
        </w:rPr>
        <w:t>当前高校校园信息分散、数据孤岛、信息获取效率低、校园数据价值未充分挖掘等痛点</w:t>
      </w:r>
      <w:r w:rsidR="00EE2FE1">
        <w:rPr>
          <w:rFonts w:hint="eastAsia"/>
          <w:bCs/>
          <w:sz w:val="24"/>
        </w:rPr>
        <w:t>，开心</w:t>
      </w:r>
      <w:r w:rsidR="00EE2FE1">
        <w:rPr>
          <w:rFonts w:hint="eastAsia"/>
          <w:bCs/>
          <w:sz w:val="24"/>
        </w:rPr>
        <w:t>xxx</w:t>
      </w:r>
      <w:r w:rsidR="00EE2FE1">
        <w:rPr>
          <w:rFonts w:hint="eastAsia"/>
          <w:bCs/>
          <w:sz w:val="24"/>
        </w:rPr>
        <w:t>研究，研发</w:t>
      </w:r>
      <w:r w:rsidR="00EE2FE1">
        <w:rPr>
          <w:rFonts w:hint="eastAsia"/>
          <w:bCs/>
          <w:sz w:val="24"/>
        </w:rPr>
        <w:t>xxx</w:t>
      </w:r>
      <w:r w:rsidR="00EE2FE1">
        <w:rPr>
          <w:bCs/>
          <w:sz w:val="24"/>
        </w:rPr>
        <w:t>.</w:t>
      </w:r>
      <w:r w:rsidR="00EE2FE1">
        <w:rPr>
          <w:rFonts w:hint="eastAsia"/>
          <w:bCs/>
          <w:sz w:val="24"/>
        </w:rPr>
        <w:t>研究方向紧扣</w:t>
      </w:r>
      <w:r w:rsidR="00EE2FE1">
        <w:rPr>
          <w:rFonts w:hint="eastAsia"/>
          <w:bCs/>
          <w:sz w:val="24"/>
        </w:rPr>
        <w:t>A10-2</w:t>
      </w:r>
    </w:p>
  </w:comment>
  <w:comment w:id="7" w:author="csp" w:date="2026-06-16T15:44:00Z" w:initials="c">
    <w:p w14:paraId="04D92812" w14:textId="76A95C71" w:rsidR="0094340B" w:rsidRDefault="0094340B">
      <w:pPr>
        <w:pStyle w:val="a3"/>
      </w:pPr>
      <w:r>
        <w:rPr>
          <w:rStyle w:val="af0"/>
        </w:rPr>
        <w:annotationRef/>
      </w:r>
      <w:r>
        <w:rPr>
          <w:rFonts w:hint="eastAsia"/>
        </w:rPr>
        <w:t>前面讲了做什么，后面有跟一句有什么用：实现校园信息的</w:t>
      </w:r>
      <w:r>
        <w:rPr>
          <w:rFonts w:hint="eastAsia"/>
        </w:rPr>
        <w:t>自动检索、挖掘、整合、</w:t>
      </w:r>
      <w:r>
        <w:rPr>
          <w:rFonts w:hint="eastAsia"/>
        </w:rPr>
        <w:t>与精准</w:t>
      </w:r>
      <w:r>
        <w:rPr>
          <w:rFonts w:hint="eastAsia"/>
        </w:rPr>
        <w:t>推送</w:t>
      </w:r>
      <w:r>
        <w:rPr>
          <w:rFonts w:hint="eastAsia"/>
        </w:rPr>
        <w:t>？</w:t>
      </w:r>
    </w:p>
  </w:comment>
  <w:comment w:id="10" w:author="csp" w:date="2026-06-16T15:47:00Z" w:initials="c">
    <w:p w14:paraId="3CA391D0" w14:textId="22F46A46" w:rsidR="0094340B" w:rsidRDefault="0094340B">
      <w:pPr>
        <w:pStyle w:val="a3"/>
      </w:pPr>
      <w:r>
        <w:rPr>
          <w:rStyle w:val="af0"/>
        </w:rPr>
        <w:annotationRef/>
      </w:r>
      <w:r>
        <w:rPr>
          <w:rFonts w:hint="eastAsia"/>
        </w:rPr>
        <w:t>体系有什么用？</w:t>
      </w:r>
    </w:p>
  </w:comment>
  <w:comment w:id="11" w:author="csp" w:date="2026-06-16T15:47:00Z" w:initials="c">
    <w:p w14:paraId="159DB95A" w14:textId="67CEB387" w:rsidR="0094340B" w:rsidRDefault="0094340B">
      <w:pPr>
        <w:pStyle w:val="a3"/>
        <w:rPr>
          <w:rFonts w:hint="eastAsia"/>
        </w:rPr>
      </w:pPr>
      <w:r>
        <w:rPr>
          <w:rStyle w:val="af0"/>
        </w:rPr>
        <w:annotationRef/>
      </w:r>
      <w:r>
        <w:rPr>
          <w:rFonts w:hint="eastAsia"/>
        </w:rPr>
        <w:t>这一个内容与前两个没有逻辑关系。支撑前面</w:t>
      </w:r>
      <w:r>
        <w:rPr>
          <w:rFonts w:hint="eastAsia"/>
        </w:rPr>
        <w:t>2</w:t>
      </w:r>
      <w:r>
        <w:rPr>
          <w:rFonts w:hint="eastAsia"/>
        </w:rPr>
        <w:t>个内容？如果是，就属于实现手段，可以放到前年两个内容中去</w:t>
      </w:r>
    </w:p>
  </w:comment>
  <w:comment w:id="18" w:author="csp" w:date="2026-06-16T15:51:00Z" w:initials="c">
    <w:p w14:paraId="12070EC8" w14:textId="77777777" w:rsidR="00A500F6" w:rsidRDefault="00A500F6">
      <w:pPr>
        <w:pStyle w:val="a3"/>
      </w:pPr>
      <w:r>
        <w:rPr>
          <w:rStyle w:val="af0"/>
        </w:rPr>
        <w:annotationRef/>
      </w:r>
      <w:r>
        <w:rPr>
          <w:rFonts w:hint="eastAsia"/>
        </w:rPr>
        <w:t>这一部分太弱。</w:t>
      </w:r>
    </w:p>
    <w:p w14:paraId="10D4711E" w14:textId="41A406C3" w:rsidR="00A500F6" w:rsidRDefault="00A500F6">
      <w:pPr>
        <w:pStyle w:val="a3"/>
        <w:rPr>
          <w:rFonts w:hint="eastAsia"/>
        </w:rPr>
      </w:pPr>
    </w:p>
  </w:comment>
  <w:comment w:id="19" w:author="csp" w:date="2026-06-16T15:56:00Z" w:initials="c">
    <w:p w14:paraId="506B8230" w14:textId="77777777" w:rsidR="00F377CB" w:rsidRDefault="00F377CB">
      <w:pPr>
        <w:pStyle w:val="a3"/>
      </w:pPr>
      <w:r>
        <w:rPr>
          <w:rStyle w:val="af0"/>
        </w:rPr>
        <w:annotationRef/>
      </w:r>
      <w:r>
        <w:rPr>
          <w:rFonts w:hint="eastAsia"/>
        </w:rPr>
        <w:t>这一部分最好有一个技术路线图。可以借助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先画一个草稿，然后再</w:t>
      </w:r>
      <w:r>
        <w:rPr>
          <w:rFonts w:hint="eastAsia"/>
        </w:rPr>
        <w:t>ppt</w:t>
      </w:r>
      <w:proofErr w:type="gramStart"/>
      <w:r>
        <w:rPr>
          <w:rFonts w:hint="eastAsia"/>
        </w:rPr>
        <w:t>描</w:t>
      </w:r>
      <w:proofErr w:type="gramEnd"/>
      <w:r>
        <w:rPr>
          <w:rFonts w:hint="eastAsia"/>
        </w:rPr>
        <w:t>一下，但要避免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味太重。</w:t>
      </w:r>
      <w:r>
        <w:t>AI</w:t>
      </w:r>
      <w:r>
        <w:rPr>
          <w:rFonts w:hint="eastAsia"/>
        </w:rPr>
        <w:t>只是手段，要把清晰的技术路线告诉</w:t>
      </w:r>
      <w:r>
        <w:rPr>
          <w:rFonts w:hint="eastAsia"/>
        </w:rPr>
        <w:t>ai</w:t>
      </w:r>
      <w:r>
        <w:rPr>
          <w:rFonts w:hint="eastAsia"/>
        </w:rPr>
        <w:t>，不能直接让他生成</w:t>
      </w:r>
    </w:p>
    <w:p w14:paraId="6DD755C8" w14:textId="7AB663D8" w:rsidR="00DD4410" w:rsidRDefault="00DD4410">
      <w:pPr>
        <w:pStyle w:val="a3"/>
        <w:rPr>
          <w:rFonts w:hint="eastAsia"/>
        </w:rPr>
      </w:pPr>
      <w:r>
        <w:rPr>
          <w:rFonts w:hint="eastAsia"/>
        </w:rPr>
        <w:t>论述几个研究内容之间的逻辑关系</w:t>
      </w:r>
      <w:bookmarkStart w:id="20" w:name="_GoBack"/>
      <w:bookmarkEnd w:id="20"/>
    </w:p>
    <w:p w14:paraId="09F88E45" w14:textId="7516771F" w:rsidR="00DD4410" w:rsidRDefault="00DD4410">
      <w:pPr>
        <w:pStyle w:val="a3"/>
        <w:rPr>
          <w:rFonts w:hint="eastAsia"/>
        </w:rPr>
      </w:pPr>
      <w:r>
        <w:rPr>
          <w:noProof/>
        </w:rPr>
        <w:drawing>
          <wp:inline distT="0" distB="0" distL="0" distR="0" wp14:anchorId="79E4C809" wp14:editId="56057DEF">
            <wp:extent cx="2942941" cy="1975688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958634" cy="198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1" w:author="csp" w:date="2026-06-16T15:49:00Z" w:initials="c">
    <w:p w14:paraId="54CADF73" w14:textId="77777777" w:rsidR="005B7666" w:rsidRDefault="005B7666">
      <w:pPr>
        <w:pStyle w:val="a3"/>
      </w:pPr>
      <w:r>
        <w:rPr>
          <w:rStyle w:val="af0"/>
        </w:rPr>
        <w:annotationRef/>
      </w:r>
      <w:r>
        <w:rPr>
          <w:rFonts w:hint="eastAsia"/>
        </w:rPr>
        <w:t>太虚了，缺乏实质性技术论述。如果申报重点项目，要把技术写实。按照前面的研究内容，详述采用什么方法、技术、设备，针对哪些数据指标，做哪些处理。</w:t>
      </w:r>
    </w:p>
    <w:p w14:paraId="6A25BDB2" w14:textId="513A4230" w:rsidR="00A500F6" w:rsidRDefault="00A500F6" w:rsidP="00A500F6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hint="eastAsia"/>
        </w:rPr>
        <w:t>下面图片是申报书中的一个研究内容，</w:t>
      </w:r>
      <w:r>
        <w:rPr>
          <w:rFonts w:ascii="宋体" w:hAnsi="宋体" w:hint="eastAsia"/>
          <w:b/>
          <w:bCs/>
          <w:sz w:val="24"/>
        </w:rPr>
        <w:t>（一）研究内容</w:t>
      </w:r>
      <w:r>
        <w:rPr>
          <w:rFonts w:ascii="宋体" w:hAnsi="宋体" w:hint="eastAsia"/>
          <w:b/>
          <w:bCs/>
          <w:sz w:val="24"/>
        </w:rPr>
        <w:t>可以简略，这里要分条详述。</w:t>
      </w:r>
    </w:p>
    <w:p w14:paraId="75F69828" w14:textId="4A302FE6" w:rsidR="00A500F6" w:rsidRPr="00A500F6" w:rsidRDefault="005E1DCC">
      <w:pPr>
        <w:pStyle w:val="a3"/>
        <w:rPr>
          <w:rFonts w:hint="eastAsia"/>
        </w:rPr>
      </w:pPr>
      <w:r>
        <w:rPr>
          <w:rFonts w:hint="eastAsia"/>
        </w:rPr>
        <w:t>当然，毕竟是本科生训练，可以简单一些。</w:t>
      </w:r>
    </w:p>
    <w:p w14:paraId="3C669BD7" w14:textId="10383FBA" w:rsidR="00A500F6" w:rsidRDefault="00A500F6">
      <w:pPr>
        <w:pStyle w:val="a3"/>
        <w:rPr>
          <w:rFonts w:hint="eastAsia"/>
        </w:rPr>
      </w:pPr>
      <w:r>
        <w:rPr>
          <w:noProof/>
        </w:rPr>
        <w:drawing>
          <wp:inline distT="0" distB="0" distL="0" distR="0" wp14:anchorId="58F18C86" wp14:editId="45A8D53C">
            <wp:extent cx="2172709" cy="28060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193654" cy="283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2" w:author="csp" w:date="2026-06-16T15:53:00Z" w:initials="c">
    <w:p w14:paraId="011E4D21" w14:textId="56B3491E" w:rsidR="00414A38" w:rsidRDefault="00414A38">
      <w:pPr>
        <w:pStyle w:val="a3"/>
      </w:pPr>
      <w:r>
        <w:rPr>
          <w:rStyle w:val="af0"/>
        </w:rPr>
        <w:annotationRef/>
      </w:r>
      <w:r>
        <w:rPr>
          <w:rFonts w:hint="eastAsia"/>
        </w:rPr>
        <w:t>这里可以把现有的平台的截图，功能列一下。但是要注意：避免让评审专家觉得，都已经搞好了，为什么还要再次申报</w:t>
      </w:r>
      <w:r w:rsidR="002D605D">
        <w:rPr>
          <w:rFonts w:hint="eastAsia"/>
        </w:rPr>
        <w:t>。所以又有一段</w:t>
      </w:r>
      <w:proofErr w:type="gramStart"/>
      <w:r w:rsidR="002D605D">
        <w:rPr>
          <w:rFonts w:hint="eastAsia"/>
        </w:rPr>
        <w:t>话明确</w:t>
      </w:r>
      <w:proofErr w:type="gramEnd"/>
      <w:r w:rsidR="002D605D">
        <w:rPr>
          <w:rFonts w:hint="eastAsia"/>
        </w:rPr>
        <w:t>现有平台的缺陷，我们要进一步提升。</w:t>
      </w:r>
    </w:p>
  </w:comment>
  <w:comment w:id="23" w:author="csp" w:date="2026-06-16T15:55:00Z" w:initials="c">
    <w:p w14:paraId="593A735E" w14:textId="7ED320B9" w:rsidR="00384928" w:rsidRDefault="00384928">
      <w:pPr>
        <w:pStyle w:val="a3"/>
      </w:pPr>
      <w:r>
        <w:rPr>
          <w:rStyle w:val="af0"/>
        </w:rPr>
        <w:annotationRef/>
      </w:r>
      <w:r>
        <w:rPr>
          <w:rFonts w:hint="eastAsia"/>
        </w:rPr>
        <w:t>这种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输出的东西，要避免。</w:t>
      </w:r>
    </w:p>
  </w:comment>
  <w:comment w:id="24" w:author="csp" w:date="2026-06-16T15:55:00Z" w:initials="c">
    <w:p w14:paraId="4541B9F8" w14:textId="2DB3A639" w:rsidR="00304C13" w:rsidRDefault="00304C13">
      <w:pPr>
        <w:pStyle w:val="a3"/>
        <w:rPr>
          <w:rFonts w:hint="eastAsia"/>
        </w:rPr>
      </w:pPr>
      <w:r>
        <w:rPr>
          <w:rStyle w:val="af0"/>
        </w:rPr>
        <w:annotationRef/>
      </w:r>
      <w:r>
        <w:rPr>
          <w:rFonts w:hint="eastAsia"/>
        </w:rPr>
        <w:t>太多了，有</w:t>
      </w:r>
      <w:r>
        <w:rPr>
          <w:rFonts w:hint="eastAsia"/>
        </w:rPr>
        <w:t>2</w:t>
      </w:r>
      <w:r>
        <w:rPr>
          <w:rFonts w:hint="eastAsia"/>
        </w:rPr>
        <w:t>点就行了。毕竟只有</w:t>
      </w:r>
      <w:r>
        <w:rPr>
          <w:rFonts w:hint="eastAsia"/>
        </w:rPr>
        <w:t>5</w:t>
      </w:r>
      <w:r>
        <w:rPr>
          <w:rFonts w:hint="eastAsia"/>
        </w:rPr>
        <w:t>万块。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EE38923" w15:done="0"/>
  <w15:commentEx w15:paraId="04D92812" w15:done="0"/>
  <w15:commentEx w15:paraId="3CA391D0" w15:done="0"/>
  <w15:commentEx w15:paraId="159DB95A" w15:done="0"/>
  <w15:commentEx w15:paraId="10D4711E" w15:done="0"/>
  <w15:commentEx w15:paraId="09F88E45" w15:done="0"/>
  <w15:commentEx w15:paraId="3C669BD7" w15:done="0"/>
  <w15:commentEx w15:paraId="011E4D21" w15:done="0"/>
  <w15:commentEx w15:paraId="593A735E" w15:done="0"/>
  <w15:commentEx w15:paraId="4541B9F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EE38923" w16cid:durableId="2DDBED8D"/>
  <w16cid:commentId w16cid:paraId="04D92812" w16cid:durableId="2DDBEDFA"/>
  <w16cid:commentId w16cid:paraId="3CA391D0" w16cid:durableId="2DDBEE81"/>
  <w16cid:commentId w16cid:paraId="159DB95A" w16cid:durableId="2DDBEE93"/>
  <w16cid:commentId w16cid:paraId="10D4711E" w16cid:durableId="2DDBEF91"/>
  <w16cid:commentId w16cid:paraId="09F88E45" w16cid:durableId="2DDBF0A4"/>
  <w16cid:commentId w16cid:paraId="3C669BD7" w16cid:durableId="2DDBEF1E"/>
  <w16cid:commentId w16cid:paraId="011E4D21" w16cid:durableId="2DDBF012"/>
  <w16cid:commentId w16cid:paraId="593A735E" w16cid:durableId="2DDBF068"/>
  <w16cid:commentId w16cid:paraId="4541B9F8" w16cid:durableId="2DDBF0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FB6766" w14:textId="77777777" w:rsidR="00A45C55" w:rsidRDefault="00A45C55">
      <w:r>
        <w:separator/>
      </w:r>
    </w:p>
  </w:endnote>
  <w:endnote w:type="continuationSeparator" w:id="0">
    <w:p w14:paraId="758BC8B8" w14:textId="77777777" w:rsidR="00A45C55" w:rsidRDefault="00A45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CD394" w14:textId="77777777" w:rsidR="008A43F3" w:rsidRDefault="00A45C5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6DDA19" wp14:editId="0654DD6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6256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0FC814" w14:textId="77777777" w:rsidR="008A43F3" w:rsidRDefault="008A43F3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0pt;height:12.8pt;width:9.0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S1FrXRAAAAAwEAAA8AAAAAAAAAAQAgAAAAIgAAAGRycy9kb3ducmV2LnhtbFBLAQIU&#10;ABQAAAAIAIdO4kD2cy1C+gEAAAEEAAAOAAAAAAAAAAEAIAAAACA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FB85DFB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957AF0" w14:textId="77777777" w:rsidR="008A43F3" w:rsidRDefault="00A45C5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BF919E" wp14:editId="504206E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3505" cy="1397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ED2A55" w14:textId="77777777" w:rsidR="008A43F3" w:rsidRDefault="008A43F3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" o:spid="_x0000_s1026" o:spt="202" type="#_x0000_t202" style="position:absolute;left:0pt;margin-top:0pt;height:11pt;width:8.1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DIhRzQAAAAAwEAAA8AAAAAAAAAAQAgAAAAIgAAAGRycy9kb3ducmV2LnhtbFBLAQIUABQA&#10;AAAIAIdO4kDc/LlZ+AEAAAEEAAAOAAAAAAAAAAEAIAAAAB8BAABkcnMvZTJvRG9jLnhtbFBLBQYA&#10;AAAABgAGAFkBAACJ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0FF1EE0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3BD58F" w14:textId="77777777" w:rsidR="00A45C55" w:rsidRDefault="00A45C55">
      <w:r>
        <w:separator/>
      </w:r>
    </w:p>
  </w:footnote>
  <w:footnote w:type="continuationSeparator" w:id="0">
    <w:p w14:paraId="7DB3C1E1" w14:textId="77777777" w:rsidR="00A45C55" w:rsidRDefault="00A45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2FE760B"/>
    <w:multiLevelType w:val="singleLevel"/>
    <w:tmpl w:val="A2FE760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64EBBD7"/>
    <w:multiLevelType w:val="singleLevel"/>
    <w:tmpl w:val="A64EBBD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B1EC18E1"/>
    <w:multiLevelType w:val="singleLevel"/>
    <w:tmpl w:val="B1EC18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C6753942"/>
    <w:multiLevelType w:val="singleLevel"/>
    <w:tmpl w:val="C67539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ED3E30AB"/>
    <w:multiLevelType w:val="singleLevel"/>
    <w:tmpl w:val="ED3E30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057DC281"/>
    <w:multiLevelType w:val="singleLevel"/>
    <w:tmpl w:val="057DC28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6530A3AA"/>
    <w:multiLevelType w:val="singleLevel"/>
    <w:tmpl w:val="6530A3A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6A6B41ED"/>
    <w:multiLevelType w:val="singleLevel"/>
    <w:tmpl w:val="6A6B41E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2"/>
  </w:num>
  <w:num w:numId="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sp">
    <w15:presenceInfo w15:providerId="Windows Live" w15:userId="9372bf722775f8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gwODY0MDNkMWZhMTFlMGE1MDAxNWE2NTVkOGE0Y2YifQ=="/>
  </w:docVars>
  <w:rsids>
    <w:rsidRoot w:val="00A21370"/>
    <w:rsid w:val="00006932"/>
    <w:rsid w:val="000262B9"/>
    <w:rsid w:val="00026FE1"/>
    <w:rsid w:val="000406A7"/>
    <w:rsid w:val="000444CB"/>
    <w:rsid w:val="0004491D"/>
    <w:rsid w:val="00046F99"/>
    <w:rsid w:val="00054CBD"/>
    <w:rsid w:val="00060549"/>
    <w:rsid w:val="0006670E"/>
    <w:rsid w:val="00066EB0"/>
    <w:rsid w:val="00067633"/>
    <w:rsid w:val="000737B0"/>
    <w:rsid w:val="00075AA0"/>
    <w:rsid w:val="00075E3C"/>
    <w:rsid w:val="0007728E"/>
    <w:rsid w:val="0007775F"/>
    <w:rsid w:val="000870FF"/>
    <w:rsid w:val="000A2542"/>
    <w:rsid w:val="000A2556"/>
    <w:rsid w:val="000A2C76"/>
    <w:rsid w:val="000A4157"/>
    <w:rsid w:val="000A4EBF"/>
    <w:rsid w:val="000B0D86"/>
    <w:rsid w:val="000B404E"/>
    <w:rsid w:val="000B4488"/>
    <w:rsid w:val="000C1CE4"/>
    <w:rsid w:val="000D059B"/>
    <w:rsid w:val="000E64D2"/>
    <w:rsid w:val="000F2D64"/>
    <w:rsid w:val="000F55AF"/>
    <w:rsid w:val="000F73B4"/>
    <w:rsid w:val="00101371"/>
    <w:rsid w:val="00106FFF"/>
    <w:rsid w:val="00107228"/>
    <w:rsid w:val="0013676D"/>
    <w:rsid w:val="00136D43"/>
    <w:rsid w:val="00140B99"/>
    <w:rsid w:val="00140D39"/>
    <w:rsid w:val="001432FF"/>
    <w:rsid w:val="001464BA"/>
    <w:rsid w:val="00153B6F"/>
    <w:rsid w:val="00155CC9"/>
    <w:rsid w:val="00161DA8"/>
    <w:rsid w:val="00164ED3"/>
    <w:rsid w:val="00166CEC"/>
    <w:rsid w:val="00167979"/>
    <w:rsid w:val="001A29BB"/>
    <w:rsid w:val="001B6701"/>
    <w:rsid w:val="001B7E32"/>
    <w:rsid w:val="001C6846"/>
    <w:rsid w:val="001D154C"/>
    <w:rsid w:val="001D2875"/>
    <w:rsid w:val="001E0E79"/>
    <w:rsid w:val="001E555B"/>
    <w:rsid w:val="001F5511"/>
    <w:rsid w:val="001F7B38"/>
    <w:rsid w:val="00201CDF"/>
    <w:rsid w:val="002057AF"/>
    <w:rsid w:val="00205801"/>
    <w:rsid w:val="002067FC"/>
    <w:rsid w:val="00216E58"/>
    <w:rsid w:val="00223ED1"/>
    <w:rsid w:val="0023018C"/>
    <w:rsid w:val="00232099"/>
    <w:rsid w:val="00241DFE"/>
    <w:rsid w:val="00244877"/>
    <w:rsid w:val="00252CE9"/>
    <w:rsid w:val="00261179"/>
    <w:rsid w:val="00262FFE"/>
    <w:rsid w:val="002635BC"/>
    <w:rsid w:val="00265F60"/>
    <w:rsid w:val="002728F5"/>
    <w:rsid w:val="0027412F"/>
    <w:rsid w:val="0028532E"/>
    <w:rsid w:val="002907CC"/>
    <w:rsid w:val="0029609D"/>
    <w:rsid w:val="002D5A17"/>
    <w:rsid w:val="002D605D"/>
    <w:rsid w:val="002E0F7B"/>
    <w:rsid w:val="002F3783"/>
    <w:rsid w:val="002F5CA9"/>
    <w:rsid w:val="00304C13"/>
    <w:rsid w:val="003059A8"/>
    <w:rsid w:val="00307E3B"/>
    <w:rsid w:val="00317C4F"/>
    <w:rsid w:val="003318EE"/>
    <w:rsid w:val="00371698"/>
    <w:rsid w:val="0037523C"/>
    <w:rsid w:val="00384928"/>
    <w:rsid w:val="00386507"/>
    <w:rsid w:val="003928B5"/>
    <w:rsid w:val="0039530C"/>
    <w:rsid w:val="003969FB"/>
    <w:rsid w:val="003A0F2A"/>
    <w:rsid w:val="003A2A6B"/>
    <w:rsid w:val="003A439B"/>
    <w:rsid w:val="003B0AE5"/>
    <w:rsid w:val="003C0271"/>
    <w:rsid w:val="003C6343"/>
    <w:rsid w:val="003C785D"/>
    <w:rsid w:val="003E2DF1"/>
    <w:rsid w:val="003E3438"/>
    <w:rsid w:val="003E5013"/>
    <w:rsid w:val="003E6925"/>
    <w:rsid w:val="00400E6F"/>
    <w:rsid w:val="004057E6"/>
    <w:rsid w:val="004120DA"/>
    <w:rsid w:val="00414A38"/>
    <w:rsid w:val="00421022"/>
    <w:rsid w:val="004220AA"/>
    <w:rsid w:val="00422786"/>
    <w:rsid w:val="00425BAC"/>
    <w:rsid w:val="0043225B"/>
    <w:rsid w:val="004339F2"/>
    <w:rsid w:val="00437551"/>
    <w:rsid w:val="00442409"/>
    <w:rsid w:val="0045536B"/>
    <w:rsid w:val="00462DC0"/>
    <w:rsid w:val="0046338D"/>
    <w:rsid w:val="0046744A"/>
    <w:rsid w:val="00470B4B"/>
    <w:rsid w:val="004942D0"/>
    <w:rsid w:val="004A6F31"/>
    <w:rsid w:val="004B3668"/>
    <w:rsid w:val="004B531C"/>
    <w:rsid w:val="004C7E36"/>
    <w:rsid w:val="004D2501"/>
    <w:rsid w:val="004D3B9D"/>
    <w:rsid w:val="004E24B2"/>
    <w:rsid w:val="004F79F5"/>
    <w:rsid w:val="005067FC"/>
    <w:rsid w:val="005114C7"/>
    <w:rsid w:val="005203C8"/>
    <w:rsid w:val="00530692"/>
    <w:rsid w:val="00530A20"/>
    <w:rsid w:val="00537742"/>
    <w:rsid w:val="0054017B"/>
    <w:rsid w:val="00546A44"/>
    <w:rsid w:val="00553447"/>
    <w:rsid w:val="005538EF"/>
    <w:rsid w:val="00553E4B"/>
    <w:rsid w:val="0056144E"/>
    <w:rsid w:val="00563D34"/>
    <w:rsid w:val="00573EB3"/>
    <w:rsid w:val="0057763E"/>
    <w:rsid w:val="00582D00"/>
    <w:rsid w:val="005876CB"/>
    <w:rsid w:val="00591D17"/>
    <w:rsid w:val="00591FAE"/>
    <w:rsid w:val="005941FA"/>
    <w:rsid w:val="00594F32"/>
    <w:rsid w:val="005B6B26"/>
    <w:rsid w:val="005B7666"/>
    <w:rsid w:val="005C5795"/>
    <w:rsid w:val="005D37AC"/>
    <w:rsid w:val="005D7BE5"/>
    <w:rsid w:val="005E04B7"/>
    <w:rsid w:val="005E1DCC"/>
    <w:rsid w:val="005E4A42"/>
    <w:rsid w:val="00605324"/>
    <w:rsid w:val="00611D27"/>
    <w:rsid w:val="006130BE"/>
    <w:rsid w:val="006144B8"/>
    <w:rsid w:val="00615FBC"/>
    <w:rsid w:val="00626945"/>
    <w:rsid w:val="006336F7"/>
    <w:rsid w:val="00637A24"/>
    <w:rsid w:val="00651C41"/>
    <w:rsid w:val="00674BB9"/>
    <w:rsid w:val="0068558B"/>
    <w:rsid w:val="00686059"/>
    <w:rsid w:val="006A280B"/>
    <w:rsid w:val="006A6625"/>
    <w:rsid w:val="006B2AF7"/>
    <w:rsid w:val="006C1B7A"/>
    <w:rsid w:val="006C3915"/>
    <w:rsid w:val="006C74C7"/>
    <w:rsid w:val="006C7D6D"/>
    <w:rsid w:val="006D048A"/>
    <w:rsid w:val="006E67F8"/>
    <w:rsid w:val="006F59AE"/>
    <w:rsid w:val="00713058"/>
    <w:rsid w:val="007160E6"/>
    <w:rsid w:val="007224EE"/>
    <w:rsid w:val="00722F55"/>
    <w:rsid w:val="00726286"/>
    <w:rsid w:val="00736969"/>
    <w:rsid w:val="0073722A"/>
    <w:rsid w:val="00741740"/>
    <w:rsid w:val="00742A21"/>
    <w:rsid w:val="0075681E"/>
    <w:rsid w:val="00762373"/>
    <w:rsid w:val="007679D7"/>
    <w:rsid w:val="007731AD"/>
    <w:rsid w:val="00776872"/>
    <w:rsid w:val="00780D40"/>
    <w:rsid w:val="00786442"/>
    <w:rsid w:val="00786DB4"/>
    <w:rsid w:val="00787374"/>
    <w:rsid w:val="0079064C"/>
    <w:rsid w:val="007913D1"/>
    <w:rsid w:val="007B2644"/>
    <w:rsid w:val="007B2648"/>
    <w:rsid w:val="007B58FB"/>
    <w:rsid w:val="007C1D4E"/>
    <w:rsid w:val="007D12AF"/>
    <w:rsid w:val="007D3539"/>
    <w:rsid w:val="007D5A7F"/>
    <w:rsid w:val="007F26D5"/>
    <w:rsid w:val="007F6610"/>
    <w:rsid w:val="007F7FE5"/>
    <w:rsid w:val="00815A0E"/>
    <w:rsid w:val="008269A6"/>
    <w:rsid w:val="0083061E"/>
    <w:rsid w:val="008324AB"/>
    <w:rsid w:val="00834B19"/>
    <w:rsid w:val="008431FC"/>
    <w:rsid w:val="00844C63"/>
    <w:rsid w:val="00846E0E"/>
    <w:rsid w:val="00850B54"/>
    <w:rsid w:val="00851307"/>
    <w:rsid w:val="008514B6"/>
    <w:rsid w:val="00861635"/>
    <w:rsid w:val="00863A3E"/>
    <w:rsid w:val="00870815"/>
    <w:rsid w:val="00873040"/>
    <w:rsid w:val="00874CCF"/>
    <w:rsid w:val="00884593"/>
    <w:rsid w:val="00895AE8"/>
    <w:rsid w:val="008A2053"/>
    <w:rsid w:val="008A43F3"/>
    <w:rsid w:val="008A49C4"/>
    <w:rsid w:val="008B039E"/>
    <w:rsid w:val="008B51B1"/>
    <w:rsid w:val="008D1938"/>
    <w:rsid w:val="008D4B1D"/>
    <w:rsid w:val="008D7ED9"/>
    <w:rsid w:val="008E126E"/>
    <w:rsid w:val="008E593F"/>
    <w:rsid w:val="008E7280"/>
    <w:rsid w:val="008F1225"/>
    <w:rsid w:val="008F46DE"/>
    <w:rsid w:val="008F6407"/>
    <w:rsid w:val="00902136"/>
    <w:rsid w:val="009041A5"/>
    <w:rsid w:val="0091215A"/>
    <w:rsid w:val="009137B5"/>
    <w:rsid w:val="00922D86"/>
    <w:rsid w:val="00931DE1"/>
    <w:rsid w:val="00937460"/>
    <w:rsid w:val="00940267"/>
    <w:rsid w:val="0094340B"/>
    <w:rsid w:val="00944C26"/>
    <w:rsid w:val="00945DD7"/>
    <w:rsid w:val="00950E99"/>
    <w:rsid w:val="00966B99"/>
    <w:rsid w:val="0097016F"/>
    <w:rsid w:val="0097093C"/>
    <w:rsid w:val="00975398"/>
    <w:rsid w:val="009801A9"/>
    <w:rsid w:val="009A0FB5"/>
    <w:rsid w:val="009A559E"/>
    <w:rsid w:val="009B5B4D"/>
    <w:rsid w:val="009B7A36"/>
    <w:rsid w:val="009C385B"/>
    <w:rsid w:val="009C4EF3"/>
    <w:rsid w:val="009C549C"/>
    <w:rsid w:val="009E0280"/>
    <w:rsid w:val="009E15FB"/>
    <w:rsid w:val="009F217B"/>
    <w:rsid w:val="00A01B51"/>
    <w:rsid w:val="00A12016"/>
    <w:rsid w:val="00A12DCA"/>
    <w:rsid w:val="00A21370"/>
    <w:rsid w:val="00A26E62"/>
    <w:rsid w:val="00A31A3B"/>
    <w:rsid w:val="00A338F3"/>
    <w:rsid w:val="00A37430"/>
    <w:rsid w:val="00A45A95"/>
    <w:rsid w:val="00A45C55"/>
    <w:rsid w:val="00A45FA9"/>
    <w:rsid w:val="00A46520"/>
    <w:rsid w:val="00A50073"/>
    <w:rsid w:val="00A500F6"/>
    <w:rsid w:val="00A62D85"/>
    <w:rsid w:val="00A651A9"/>
    <w:rsid w:val="00A71A07"/>
    <w:rsid w:val="00A80BEC"/>
    <w:rsid w:val="00A924D9"/>
    <w:rsid w:val="00A936ED"/>
    <w:rsid w:val="00A94F44"/>
    <w:rsid w:val="00A955C1"/>
    <w:rsid w:val="00AA2E02"/>
    <w:rsid w:val="00AB2F02"/>
    <w:rsid w:val="00AB38C3"/>
    <w:rsid w:val="00AB410B"/>
    <w:rsid w:val="00AB412A"/>
    <w:rsid w:val="00AB4F4D"/>
    <w:rsid w:val="00AB58E9"/>
    <w:rsid w:val="00AC293B"/>
    <w:rsid w:val="00AC345E"/>
    <w:rsid w:val="00AC54CB"/>
    <w:rsid w:val="00AD23CF"/>
    <w:rsid w:val="00AD288A"/>
    <w:rsid w:val="00AD6D14"/>
    <w:rsid w:val="00AD6DC6"/>
    <w:rsid w:val="00AE3937"/>
    <w:rsid w:val="00AE7FC0"/>
    <w:rsid w:val="00AF141A"/>
    <w:rsid w:val="00AF6E99"/>
    <w:rsid w:val="00B0765F"/>
    <w:rsid w:val="00B113F1"/>
    <w:rsid w:val="00B17B4F"/>
    <w:rsid w:val="00B217E5"/>
    <w:rsid w:val="00B33AA6"/>
    <w:rsid w:val="00B40E1E"/>
    <w:rsid w:val="00B5181B"/>
    <w:rsid w:val="00B52CB0"/>
    <w:rsid w:val="00B60A55"/>
    <w:rsid w:val="00B62D6B"/>
    <w:rsid w:val="00B657AD"/>
    <w:rsid w:val="00B66E84"/>
    <w:rsid w:val="00B71108"/>
    <w:rsid w:val="00B718C6"/>
    <w:rsid w:val="00B8077B"/>
    <w:rsid w:val="00BA1C36"/>
    <w:rsid w:val="00BA2441"/>
    <w:rsid w:val="00BA3D5D"/>
    <w:rsid w:val="00BA55BA"/>
    <w:rsid w:val="00BB24C8"/>
    <w:rsid w:val="00BB38C5"/>
    <w:rsid w:val="00BB5FE1"/>
    <w:rsid w:val="00BB7866"/>
    <w:rsid w:val="00BC20C3"/>
    <w:rsid w:val="00BC58A8"/>
    <w:rsid w:val="00BC61C3"/>
    <w:rsid w:val="00BD0F49"/>
    <w:rsid w:val="00BD1E74"/>
    <w:rsid w:val="00BD572D"/>
    <w:rsid w:val="00BD616E"/>
    <w:rsid w:val="00BE2FBD"/>
    <w:rsid w:val="00C00AD4"/>
    <w:rsid w:val="00C01E3B"/>
    <w:rsid w:val="00C02596"/>
    <w:rsid w:val="00C03025"/>
    <w:rsid w:val="00C2348B"/>
    <w:rsid w:val="00C24390"/>
    <w:rsid w:val="00C34D99"/>
    <w:rsid w:val="00C414E6"/>
    <w:rsid w:val="00C42FA6"/>
    <w:rsid w:val="00C440AF"/>
    <w:rsid w:val="00C46BC0"/>
    <w:rsid w:val="00C62789"/>
    <w:rsid w:val="00C6374F"/>
    <w:rsid w:val="00C6562A"/>
    <w:rsid w:val="00C87292"/>
    <w:rsid w:val="00C95961"/>
    <w:rsid w:val="00C961BB"/>
    <w:rsid w:val="00CA5DF1"/>
    <w:rsid w:val="00CB48F0"/>
    <w:rsid w:val="00CC4E9D"/>
    <w:rsid w:val="00CC611A"/>
    <w:rsid w:val="00CD04C0"/>
    <w:rsid w:val="00CD573F"/>
    <w:rsid w:val="00CE418C"/>
    <w:rsid w:val="00CF212D"/>
    <w:rsid w:val="00CF2DE8"/>
    <w:rsid w:val="00D048DA"/>
    <w:rsid w:val="00D1461A"/>
    <w:rsid w:val="00D25015"/>
    <w:rsid w:val="00D37CE3"/>
    <w:rsid w:val="00D46B8A"/>
    <w:rsid w:val="00D471E6"/>
    <w:rsid w:val="00D5049B"/>
    <w:rsid w:val="00D61748"/>
    <w:rsid w:val="00D706C1"/>
    <w:rsid w:val="00D715A3"/>
    <w:rsid w:val="00D86FEA"/>
    <w:rsid w:val="00D927E0"/>
    <w:rsid w:val="00D957A2"/>
    <w:rsid w:val="00D9743E"/>
    <w:rsid w:val="00DB3F69"/>
    <w:rsid w:val="00DB6AEE"/>
    <w:rsid w:val="00DC41ED"/>
    <w:rsid w:val="00DD2914"/>
    <w:rsid w:val="00DD4410"/>
    <w:rsid w:val="00DD68CB"/>
    <w:rsid w:val="00DE5BC7"/>
    <w:rsid w:val="00DE714C"/>
    <w:rsid w:val="00DF30DA"/>
    <w:rsid w:val="00DF3391"/>
    <w:rsid w:val="00E010EF"/>
    <w:rsid w:val="00E02538"/>
    <w:rsid w:val="00E13CC0"/>
    <w:rsid w:val="00E165E4"/>
    <w:rsid w:val="00E34D2F"/>
    <w:rsid w:val="00E42EFE"/>
    <w:rsid w:val="00E43739"/>
    <w:rsid w:val="00E448A4"/>
    <w:rsid w:val="00E46B00"/>
    <w:rsid w:val="00E5443C"/>
    <w:rsid w:val="00E5684A"/>
    <w:rsid w:val="00E62B5B"/>
    <w:rsid w:val="00E64D05"/>
    <w:rsid w:val="00E74918"/>
    <w:rsid w:val="00E77393"/>
    <w:rsid w:val="00E81AAE"/>
    <w:rsid w:val="00E81C5A"/>
    <w:rsid w:val="00EA7D2C"/>
    <w:rsid w:val="00EB1F5F"/>
    <w:rsid w:val="00EC069E"/>
    <w:rsid w:val="00ED219B"/>
    <w:rsid w:val="00EE18BE"/>
    <w:rsid w:val="00EE2FE1"/>
    <w:rsid w:val="00EE3F81"/>
    <w:rsid w:val="00EE52AC"/>
    <w:rsid w:val="00EF534C"/>
    <w:rsid w:val="00F067AB"/>
    <w:rsid w:val="00F11FA9"/>
    <w:rsid w:val="00F2688C"/>
    <w:rsid w:val="00F33945"/>
    <w:rsid w:val="00F377CB"/>
    <w:rsid w:val="00F37DCE"/>
    <w:rsid w:val="00F4134E"/>
    <w:rsid w:val="00F422AC"/>
    <w:rsid w:val="00F432CB"/>
    <w:rsid w:val="00F446DF"/>
    <w:rsid w:val="00F564ED"/>
    <w:rsid w:val="00F668E2"/>
    <w:rsid w:val="00F81643"/>
    <w:rsid w:val="00FB7340"/>
    <w:rsid w:val="00FC0149"/>
    <w:rsid w:val="00FC38E9"/>
    <w:rsid w:val="00FE132B"/>
    <w:rsid w:val="00FE15E0"/>
    <w:rsid w:val="00FE657C"/>
    <w:rsid w:val="00FF09C9"/>
    <w:rsid w:val="00FF196A"/>
    <w:rsid w:val="00FF4B4E"/>
    <w:rsid w:val="00FF5D73"/>
    <w:rsid w:val="01711756"/>
    <w:rsid w:val="02243B52"/>
    <w:rsid w:val="033629C4"/>
    <w:rsid w:val="03C60C50"/>
    <w:rsid w:val="03C81580"/>
    <w:rsid w:val="04E430A3"/>
    <w:rsid w:val="05955C63"/>
    <w:rsid w:val="06120F22"/>
    <w:rsid w:val="06E87641"/>
    <w:rsid w:val="089C322F"/>
    <w:rsid w:val="08C20920"/>
    <w:rsid w:val="093B5E8A"/>
    <w:rsid w:val="09846E3F"/>
    <w:rsid w:val="09873D61"/>
    <w:rsid w:val="0A0346B0"/>
    <w:rsid w:val="0B1F3E1E"/>
    <w:rsid w:val="0B6177BC"/>
    <w:rsid w:val="0CAA68F3"/>
    <w:rsid w:val="0E432F2D"/>
    <w:rsid w:val="0E9157E7"/>
    <w:rsid w:val="0ED2207D"/>
    <w:rsid w:val="12BD15B9"/>
    <w:rsid w:val="131C42E6"/>
    <w:rsid w:val="13EE10D5"/>
    <w:rsid w:val="13FF2293"/>
    <w:rsid w:val="1413281D"/>
    <w:rsid w:val="14710ADA"/>
    <w:rsid w:val="14847B87"/>
    <w:rsid w:val="14D379C3"/>
    <w:rsid w:val="164F0C1A"/>
    <w:rsid w:val="171F3880"/>
    <w:rsid w:val="171F4A44"/>
    <w:rsid w:val="178A4ECF"/>
    <w:rsid w:val="18F47C3A"/>
    <w:rsid w:val="1940218F"/>
    <w:rsid w:val="19864CF2"/>
    <w:rsid w:val="1A6D0DFA"/>
    <w:rsid w:val="1C9A5A65"/>
    <w:rsid w:val="1D9222B2"/>
    <w:rsid w:val="1DE10EFE"/>
    <w:rsid w:val="1F9D7837"/>
    <w:rsid w:val="21E74F85"/>
    <w:rsid w:val="23EB4239"/>
    <w:rsid w:val="24646598"/>
    <w:rsid w:val="29343143"/>
    <w:rsid w:val="295C6F97"/>
    <w:rsid w:val="2A087155"/>
    <w:rsid w:val="2A817521"/>
    <w:rsid w:val="2BA524C1"/>
    <w:rsid w:val="2C050ECD"/>
    <w:rsid w:val="2D110CEF"/>
    <w:rsid w:val="2DBA41EB"/>
    <w:rsid w:val="2ED0548F"/>
    <w:rsid w:val="31E147FD"/>
    <w:rsid w:val="33637183"/>
    <w:rsid w:val="336847DA"/>
    <w:rsid w:val="33C022A0"/>
    <w:rsid w:val="364746C9"/>
    <w:rsid w:val="364D49EF"/>
    <w:rsid w:val="37802EA0"/>
    <w:rsid w:val="3A460D64"/>
    <w:rsid w:val="3AF2776F"/>
    <w:rsid w:val="3CBE1F07"/>
    <w:rsid w:val="3F6D2A36"/>
    <w:rsid w:val="3FEC0A9D"/>
    <w:rsid w:val="41972F56"/>
    <w:rsid w:val="44265B74"/>
    <w:rsid w:val="477F499E"/>
    <w:rsid w:val="49F17783"/>
    <w:rsid w:val="4B866715"/>
    <w:rsid w:val="4EF63C34"/>
    <w:rsid w:val="4F1502E8"/>
    <w:rsid w:val="4F7A62FF"/>
    <w:rsid w:val="50547792"/>
    <w:rsid w:val="532162DC"/>
    <w:rsid w:val="548C7AE4"/>
    <w:rsid w:val="555D1ECA"/>
    <w:rsid w:val="56505A24"/>
    <w:rsid w:val="56932B63"/>
    <w:rsid w:val="59B00504"/>
    <w:rsid w:val="5AA01BA2"/>
    <w:rsid w:val="5ABE5474"/>
    <w:rsid w:val="5C4F2A92"/>
    <w:rsid w:val="5CC312EA"/>
    <w:rsid w:val="5CFD7308"/>
    <w:rsid w:val="5E312ABB"/>
    <w:rsid w:val="5FAB1B29"/>
    <w:rsid w:val="604A60D2"/>
    <w:rsid w:val="613225F7"/>
    <w:rsid w:val="61DD0FAF"/>
    <w:rsid w:val="665472BD"/>
    <w:rsid w:val="682B0A02"/>
    <w:rsid w:val="68CA0C0B"/>
    <w:rsid w:val="6C4B5999"/>
    <w:rsid w:val="6CAB0D61"/>
    <w:rsid w:val="6E2F028B"/>
    <w:rsid w:val="6F051C79"/>
    <w:rsid w:val="6F83537D"/>
    <w:rsid w:val="70DA230B"/>
    <w:rsid w:val="73680911"/>
    <w:rsid w:val="73F84DE1"/>
    <w:rsid w:val="741941B5"/>
    <w:rsid w:val="74ED0A83"/>
    <w:rsid w:val="75975FE7"/>
    <w:rsid w:val="76992624"/>
    <w:rsid w:val="77721139"/>
    <w:rsid w:val="79F41037"/>
    <w:rsid w:val="7A9E2A2F"/>
    <w:rsid w:val="7ADF716A"/>
    <w:rsid w:val="7B414883"/>
    <w:rsid w:val="7BEA4555"/>
    <w:rsid w:val="7C647B34"/>
    <w:rsid w:val="7D967CAB"/>
    <w:rsid w:val="7DC40B50"/>
    <w:rsid w:val="7DED34C2"/>
    <w:rsid w:val="7E297DAD"/>
    <w:rsid w:val="7E2F43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0F9B9F"/>
  <w15:docId w15:val="{C6CC8058-37AA-4B62-8F38-FE660493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050"/>
      <w:jc w:val="left"/>
    </w:pPr>
    <w:rPr>
      <w:rFonts w:ascii="等线" w:eastAsia="等线"/>
      <w:sz w:val="20"/>
      <w:szCs w:val="20"/>
    </w:rPr>
  </w:style>
  <w:style w:type="paragraph" w:styleId="a3">
    <w:name w:val="annotation text"/>
    <w:basedOn w:val="a"/>
    <w:link w:val="a4"/>
    <w:qFormat/>
    <w:pPr>
      <w:jc w:val="left"/>
    </w:pPr>
  </w:style>
  <w:style w:type="paragraph" w:styleId="TOC5">
    <w:name w:val="toc 5"/>
    <w:basedOn w:val="a"/>
    <w:next w:val="a"/>
    <w:qFormat/>
    <w:pPr>
      <w:ind w:left="630"/>
      <w:jc w:val="left"/>
    </w:pPr>
    <w:rPr>
      <w:rFonts w:ascii="等线" w:eastAsia="等线"/>
      <w:sz w:val="20"/>
      <w:szCs w:val="20"/>
    </w:rPr>
  </w:style>
  <w:style w:type="paragraph" w:styleId="TOC3">
    <w:name w:val="toc 3"/>
    <w:basedOn w:val="a"/>
    <w:next w:val="a"/>
    <w:qFormat/>
    <w:pPr>
      <w:ind w:left="210"/>
      <w:jc w:val="left"/>
    </w:pPr>
    <w:rPr>
      <w:rFonts w:ascii="等线" w:eastAsia="等线"/>
      <w:sz w:val="20"/>
      <w:szCs w:val="20"/>
    </w:rPr>
  </w:style>
  <w:style w:type="paragraph" w:styleId="TOC8">
    <w:name w:val="toc 8"/>
    <w:basedOn w:val="a"/>
    <w:next w:val="a"/>
    <w:qFormat/>
    <w:pPr>
      <w:ind w:left="1260"/>
      <w:jc w:val="left"/>
    </w:pPr>
    <w:rPr>
      <w:rFonts w:ascii="等线" w:eastAsia="等线"/>
      <w:sz w:val="20"/>
      <w:szCs w:val="20"/>
    </w:rPr>
  </w:style>
  <w:style w:type="paragraph" w:styleId="a5">
    <w:name w:val="Date"/>
    <w:basedOn w:val="a"/>
    <w:next w:val="a"/>
    <w:qFormat/>
    <w:pPr>
      <w:ind w:leftChars="2500" w:left="100"/>
    </w:pPr>
    <w:rPr>
      <w:rFonts w:ascii="Times New Roman" w:eastAsia="楷体_GB2312" w:hAnsi="Times New Roman"/>
      <w:sz w:val="48"/>
      <w:szCs w:val="48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360"/>
      <w:jc w:val="left"/>
    </w:pPr>
    <w:rPr>
      <w:rFonts w:ascii="等线 Light" w:eastAsia="等线 Light"/>
      <w:b/>
      <w:bCs/>
      <w:caps/>
      <w:sz w:val="24"/>
    </w:rPr>
  </w:style>
  <w:style w:type="paragraph" w:styleId="TOC4">
    <w:name w:val="toc 4"/>
    <w:basedOn w:val="a"/>
    <w:next w:val="a"/>
    <w:qFormat/>
    <w:pPr>
      <w:ind w:left="420"/>
      <w:jc w:val="left"/>
    </w:pPr>
    <w:rPr>
      <w:rFonts w:ascii="等线" w:eastAsia="等线"/>
      <w:sz w:val="20"/>
      <w:szCs w:val="20"/>
    </w:rPr>
  </w:style>
  <w:style w:type="paragraph" w:styleId="TOC6">
    <w:name w:val="toc 6"/>
    <w:basedOn w:val="a"/>
    <w:next w:val="a"/>
    <w:qFormat/>
    <w:pPr>
      <w:ind w:left="840"/>
      <w:jc w:val="left"/>
    </w:pPr>
    <w:rPr>
      <w:rFonts w:ascii="等线" w:eastAsia="等线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240"/>
      <w:jc w:val="left"/>
    </w:pPr>
    <w:rPr>
      <w:rFonts w:ascii="等线" w:eastAsia="等线"/>
      <w:b/>
      <w:bCs/>
      <w:sz w:val="20"/>
      <w:szCs w:val="20"/>
    </w:rPr>
  </w:style>
  <w:style w:type="paragraph" w:styleId="TOC9">
    <w:name w:val="toc 9"/>
    <w:basedOn w:val="a"/>
    <w:next w:val="a"/>
    <w:qFormat/>
    <w:pPr>
      <w:ind w:left="1470"/>
      <w:jc w:val="left"/>
    </w:pPr>
    <w:rPr>
      <w:rFonts w:ascii="等线" w:eastAsia="等线"/>
      <w:sz w:val="20"/>
      <w:szCs w:val="20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qFormat/>
    <w:rPr>
      <w:b/>
    </w:rPr>
  </w:style>
  <w:style w:type="character" w:styleId="af">
    <w:name w:val="Hyperlink"/>
    <w:uiPriority w:val="99"/>
    <w:qFormat/>
    <w:rPr>
      <w:color w:val="0000FF"/>
      <w:u w:val="single"/>
    </w:rPr>
  </w:style>
  <w:style w:type="character" w:styleId="af0">
    <w:name w:val="annotation reference"/>
    <w:qFormat/>
    <w:rPr>
      <w:sz w:val="21"/>
      <w:szCs w:val="21"/>
    </w:rPr>
  </w:style>
  <w:style w:type="character" w:customStyle="1" w:styleId="a7">
    <w:name w:val="批注框文本 字符"/>
    <w:link w:val="a6"/>
    <w:qFormat/>
    <w:rPr>
      <w:rFonts w:ascii="Calibri" w:hAnsi="Calibri"/>
      <w:kern w:val="2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44"/>
      <w:szCs w:val="44"/>
    </w:rPr>
  </w:style>
  <w:style w:type="paragraph" w:customStyle="1" w:styleId="21">
    <w:name w:val="标题2"/>
    <w:basedOn w:val="2"/>
    <w:next w:val="a"/>
    <w:link w:val="22"/>
    <w:qFormat/>
    <w:pPr>
      <w:autoSpaceDE w:val="0"/>
      <w:spacing w:line="360" w:lineRule="auto"/>
      <w:ind w:left="2"/>
      <w:jc w:val="center"/>
    </w:pPr>
    <w:rPr>
      <w:rFonts w:ascii="楷体" w:eastAsia="微软雅黑" w:hAnsi="楷体"/>
      <w:b w:val="0"/>
      <w:color w:val="000000"/>
      <w:sz w:val="36"/>
      <w:szCs w:val="30"/>
    </w:rPr>
  </w:style>
  <w:style w:type="paragraph" w:customStyle="1" w:styleId="af1">
    <w:name w:val="内容标题"/>
    <w:basedOn w:val="21"/>
    <w:next w:val="a"/>
    <w:link w:val="af2"/>
    <w:qFormat/>
    <w:rPr>
      <w:rFonts w:eastAsia="宋体"/>
    </w:rPr>
  </w:style>
  <w:style w:type="character" w:customStyle="1" w:styleId="20">
    <w:name w:val="标题 2 字符"/>
    <w:link w:val="2"/>
    <w:semiHidden/>
    <w:qFormat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22">
    <w:name w:val="标题2 字符"/>
    <w:link w:val="21"/>
    <w:qFormat/>
    <w:rPr>
      <w:rFonts w:ascii="楷体" w:eastAsia="微软雅黑" w:hAnsi="楷体" w:cs="Times New Roman"/>
      <w:bCs/>
      <w:color w:val="000000"/>
      <w:kern w:val="2"/>
      <w:sz w:val="36"/>
      <w:szCs w:val="30"/>
    </w:rPr>
  </w:style>
  <w:style w:type="character" w:customStyle="1" w:styleId="af2">
    <w:name w:val="内容标题 字符"/>
    <w:basedOn w:val="22"/>
    <w:link w:val="af1"/>
    <w:qFormat/>
    <w:rPr>
      <w:rFonts w:ascii="楷体" w:eastAsia="微软雅黑" w:hAnsi="楷体" w:cs="Times New Roman"/>
      <w:bCs/>
      <w:color w:val="000000"/>
      <w:kern w:val="2"/>
      <w:sz w:val="36"/>
      <w:szCs w:val="30"/>
    </w:rPr>
  </w:style>
  <w:style w:type="character" w:customStyle="1" w:styleId="a4">
    <w:name w:val="批注文字 字符"/>
    <w:link w:val="a3"/>
    <w:qFormat/>
    <w:rPr>
      <w:rFonts w:ascii="Calibri" w:hAnsi="Calibri"/>
      <w:kern w:val="2"/>
      <w:sz w:val="21"/>
      <w:szCs w:val="24"/>
    </w:rPr>
  </w:style>
  <w:style w:type="character" w:customStyle="1" w:styleId="ac">
    <w:name w:val="批注主题 字符"/>
    <w:link w:val="ab"/>
    <w:qFormat/>
    <w:rPr>
      <w:rFonts w:ascii="Calibri" w:hAnsi="Calibri"/>
      <w:b/>
      <w:bCs/>
      <w:kern w:val="2"/>
      <w:sz w:val="21"/>
      <w:szCs w:val="24"/>
    </w:rPr>
  </w:style>
  <w:style w:type="paragraph" w:styleId="af3">
    <w:name w:val="List Paragraph"/>
    <w:basedOn w:val="a"/>
    <w:link w:val="af4"/>
    <w:uiPriority w:val="34"/>
    <w:qFormat/>
    <w:pPr>
      <w:widowControl/>
      <w:spacing w:before="120" w:after="120"/>
      <w:ind w:left="720" w:firstLineChars="200" w:firstLine="200"/>
      <w:contextualSpacing/>
    </w:pPr>
    <w:rPr>
      <w:rFonts w:ascii="Times New Roman" w:hAnsi="Times New Roman"/>
      <w:iCs/>
      <w:color w:val="000000" w:themeColor="text1"/>
      <w:kern w:val="0"/>
      <w:szCs w:val="20"/>
    </w:rPr>
  </w:style>
  <w:style w:type="character" w:customStyle="1" w:styleId="af4">
    <w:name w:val="列表段落 字符"/>
    <w:basedOn w:val="a0"/>
    <w:link w:val="af3"/>
    <w:uiPriority w:val="34"/>
    <w:qFormat/>
    <w:locked/>
    <w:rPr>
      <w:iCs/>
      <w:color w:val="000000" w:themeColor="text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FC34BE-2485-48AD-93BD-5C1205A5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csp</cp:lastModifiedBy>
  <cp:revision>12</cp:revision>
  <cp:lastPrinted>2022-04-14T05:54:00Z</cp:lastPrinted>
  <dcterms:created xsi:type="dcterms:W3CDTF">2026-06-16T07:43:00Z</dcterms:created>
  <dcterms:modified xsi:type="dcterms:W3CDTF">2026-06-16T07:58:00Z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DDB428B3F6A549DE95D0117D2B6699D7</vt:lpwstr>
  </property>
  <property fmtid="{D5CDD505-2E9C-101B-9397-08002B2CF9AE}" pid="4" name="KSOTemplateDocerSaveRecord">
    <vt:lpwstr>eyJoZGlkIjoiYTNlYmNkYjBkMzI1Y2YyNGU1OWQ2MTQ5M2U4YjY0ZjAiLCJ1c2VySWQiOiIxNDAxOTU3Njg5In0=</vt:lpwstr>
  </property>
</Properties>
</file>